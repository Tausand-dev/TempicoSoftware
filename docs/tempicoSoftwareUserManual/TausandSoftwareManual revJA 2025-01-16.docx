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BF1E5" w14:textId="77777777" w:rsidR="00F94FE3" w:rsidRPr="00F42FF7" w:rsidRDefault="00F94FE3" w:rsidP="00F94FE3">
      <w:pPr>
        <w:pStyle w:val="Ttulo"/>
        <w:jc w:val="center"/>
        <w:rPr>
          <w:color w:val="000000" w:themeColor="text1"/>
          <w:lang w:val="en-US"/>
        </w:rPr>
      </w:pPr>
      <w:bookmarkStart w:id="0" w:name="_Hlk535482051"/>
      <w:bookmarkEnd w:id="0"/>
      <w:proofErr w:type="spellStart"/>
      <w:r w:rsidRPr="00F42FF7">
        <w:rPr>
          <w:color w:val="000000" w:themeColor="text1"/>
          <w:lang w:val="en-US"/>
        </w:rPr>
        <w:t>Tausand</w:t>
      </w:r>
      <w:proofErr w:type="spellEnd"/>
    </w:p>
    <w:p w14:paraId="35CB9EC8" w14:textId="1213FC92" w:rsidR="00F94FE3" w:rsidRPr="00F42FF7" w:rsidRDefault="00F94FE3" w:rsidP="00F94FE3">
      <w:pPr>
        <w:pStyle w:val="Ttulo"/>
        <w:jc w:val="center"/>
        <w:rPr>
          <w:color w:val="000000" w:themeColor="text1"/>
          <w:lang w:val="en-US"/>
        </w:rPr>
      </w:pPr>
      <w:proofErr w:type="spellStart"/>
      <w:r w:rsidRPr="00F42FF7">
        <w:rPr>
          <w:color w:val="000000" w:themeColor="text1"/>
          <w:lang w:val="en-US"/>
        </w:rPr>
        <w:t>Tempico</w:t>
      </w:r>
      <w:proofErr w:type="spellEnd"/>
      <w:r w:rsidRPr="00F42FF7">
        <w:rPr>
          <w:color w:val="000000" w:themeColor="text1"/>
          <w:lang w:val="en-US"/>
        </w:rPr>
        <w:t xml:space="preserve"> Software 1.1.0</w:t>
      </w:r>
    </w:p>
    <w:p w14:paraId="5F972829" w14:textId="205E5051" w:rsidR="00F94FE3" w:rsidRPr="00F42FF7" w:rsidRDefault="00F94FE3" w:rsidP="00F94FE3">
      <w:pPr>
        <w:pStyle w:val="Ttulo"/>
        <w:jc w:val="center"/>
        <w:rPr>
          <w:color w:val="000000" w:themeColor="text1"/>
          <w:lang w:val="en-US"/>
        </w:rPr>
      </w:pPr>
      <w:r w:rsidRPr="00F42FF7">
        <w:rPr>
          <w:color w:val="000000" w:themeColor="text1"/>
          <w:lang w:val="en-US"/>
        </w:rPr>
        <w:t xml:space="preserve">Software for </w:t>
      </w:r>
      <w:proofErr w:type="spellStart"/>
      <w:r w:rsidRPr="00F42FF7">
        <w:rPr>
          <w:color w:val="000000" w:themeColor="text1"/>
          <w:lang w:val="en-US"/>
        </w:rPr>
        <w:t>Tempico</w:t>
      </w:r>
      <w:proofErr w:type="spellEnd"/>
      <w:r w:rsidRPr="00F42FF7">
        <w:rPr>
          <w:color w:val="000000" w:themeColor="text1"/>
          <w:lang w:val="en-US"/>
        </w:rPr>
        <w:t xml:space="preserve"> TP1004</w:t>
      </w:r>
    </w:p>
    <w:p w14:paraId="55A8AA00" w14:textId="77777777" w:rsidR="00F94FE3" w:rsidRPr="00F42FF7" w:rsidRDefault="00F94FE3" w:rsidP="00F94FE3">
      <w:pPr>
        <w:rPr>
          <w:lang w:val="en-US"/>
        </w:rPr>
      </w:pPr>
    </w:p>
    <w:p w14:paraId="7367DF80" w14:textId="77777777" w:rsidR="00F94FE3" w:rsidRPr="00F42FF7" w:rsidRDefault="00F94FE3" w:rsidP="00F94FE3">
      <w:pPr>
        <w:rPr>
          <w:lang w:val="en-US"/>
        </w:rPr>
      </w:pPr>
    </w:p>
    <w:p w14:paraId="77CAD848" w14:textId="77777777" w:rsidR="00F94FE3" w:rsidRPr="00F42FF7" w:rsidRDefault="00F94FE3" w:rsidP="00F94FE3">
      <w:pPr>
        <w:rPr>
          <w:lang w:val="en-US"/>
        </w:rPr>
      </w:pPr>
    </w:p>
    <w:p w14:paraId="249669E5" w14:textId="77777777" w:rsidR="00F94FE3" w:rsidRPr="00F42FF7" w:rsidRDefault="00F94FE3" w:rsidP="00F94FE3">
      <w:pPr>
        <w:rPr>
          <w:lang w:val="en-US"/>
        </w:rPr>
      </w:pPr>
    </w:p>
    <w:p w14:paraId="602CA589" w14:textId="4176BDA4" w:rsidR="00F94FE3" w:rsidRPr="00F42FF7" w:rsidRDefault="00F94FE3" w:rsidP="00F94FE3">
      <w:pPr>
        <w:jc w:val="center"/>
        <w:rPr>
          <w:lang w:val="en-US"/>
        </w:rPr>
      </w:pPr>
      <w:r w:rsidRPr="00F42FF7">
        <w:rPr>
          <w:noProof/>
          <w:lang w:val="en-US"/>
        </w:rPr>
        <w:drawing>
          <wp:inline distT="0" distB="0" distL="0" distR="0" wp14:anchorId="03560497" wp14:editId="769B2828">
            <wp:extent cx="4110825" cy="1840522"/>
            <wp:effectExtent l="0" t="0" r="4445" b="0"/>
            <wp:docPr id="4876813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133572" cy="1850707"/>
                    </a:xfrm>
                    <a:prstGeom prst="rect">
                      <a:avLst/>
                    </a:prstGeom>
                  </pic:spPr>
                </pic:pic>
              </a:graphicData>
            </a:graphic>
          </wp:inline>
        </w:drawing>
      </w:r>
    </w:p>
    <w:p w14:paraId="166FA8C1" w14:textId="77777777" w:rsidR="00F94FE3" w:rsidRPr="00F42FF7" w:rsidRDefault="00F94FE3" w:rsidP="00F94FE3">
      <w:pPr>
        <w:jc w:val="center"/>
        <w:rPr>
          <w:lang w:val="en-US"/>
        </w:rPr>
      </w:pPr>
    </w:p>
    <w:p w14:paraId="0FD92C21" w14:textId="77777777" w:rsidR="00F94FE3" w:rsidRPr="00F42FF7" w:rsidRDefault="00F94FE3" w:rsidP="00F94FE3">
      <w:pPr>
        <w:jc w:val="center"/>
        <w:rPr>
          <w:lang w:val="en-US"/>
        </w:rPr>
      </w:pPr>
    </w:p>
    <w:p w14:paraId="29C02702" w14:textId="77777777" w:rsidR="00F94FE3" w:rsidRPr="00F42FF7" w:rsidRDefault="00F94FE3" w:rsidP="00F94FE3">
      <w:pPr>
        <w:jc w:val="center"/>
        <w:rPr>
          <w:lang w:val="en-US"/>
        </w:rPr>
      </w:pPr>
    </w:p>
    <w:p w14:paraId="031079A9" w14:textId="77777777" w:rsidR="00F94FE3" w:rsidRPr="00F42FF7" w:rsidRDefault="00F94FE3" w:rsidP="00F94FE3">
      <w:pPr>
        <w:jc w:val="center"/>
        <w:rPr>
          <w:lang w:val="en-US"/>
        </w:rPr>
      </w:pPr>
    </w:p>
    <w:p w14:paraId="773A33C2" w14:textId="77777777" w:rsidR="00F94FE3" w:rsidRPr="00F42FF7" w:rsidRDefault="00F94FE3" w:rsidP="00F94FE3">
      <w:pPr>
        <w:jc w:val="center"/>
        <w:rPr>
          <w:lang w:val="en-US"/>
        </w:rPr>
      </w:pPr>
    </w:p>
    <w:p w14:paraId="57D0CCD7" w14:textId="77777777" w:rsidR="00F94FE3" w:rsidRPr="00F42FF7" w:rsidRDefault="00F94FE3" w:rsidP="00F94FE3">
      <w:pPr>
        <w:jc w:val="center"/>
        <w:rPr>
          <w:lang w:val="en-US"/>
        </w:rPr>
      </w:pPr>
    </w:p>
    <w:p w14:paraId="462EEF03" w14:textId="77777777" w:rsidR="00F94FE3" w:rsidRPr="00F42FF7" w:rsidRDefault="00F94FE3" w:rsidP="00F94FE3">
      <w:pPr>
        <w:pStyle w:val="Ttulo"/>
        <w:jc w:val="center"/>
        <w:rPr>
          <w:color w:val="B22600" w:themeColor="accent6"/>
          <w:lang w:val="en-US"/>
        </w:rPr>
      </w:pPr>
      <w:r w:rsidRPr="00F42FF7">
        <w:rPr>
          <w:color w:val="000000" w:themeColor="text1"/>
          <w:lang w:val="en-US"/>
        </w:rPr>
        <w:t>User’s manual</w:t>
      </w:r>
    </w:p>
    <w:p w14:paraId="11942D1F" w14:textId="77777777" w:rsidR="00F94FE3" w:rsidRPr="00F42FF7" w:rsidRDefault="00F94FE3" w:rsidP="00F94FE3">
      <w:pPr>
        <w:jc w:val="center"/>
        <w:rPr>
          <w:lang w:val="en-US"/>
        </w:rPr>
      </w:pPr>
      <w:r w:rsidRPr="00F42FF7">
        <w:rPr>
          <w:lang w:val="en-US"/>
        </w:rPr>
        <w:t>Rev 1.0</w:t>
      </w:r>
    </w:p>
    <w:p w14:paraId="7C93A85E" w14:textId="28528FB7" w:rsidR="00F94FE3" w:rsidRPr="00F42FF7" w:rsidRDefault="00F94FE3" w:rsidP="00F94FE3">
      <w:pPr>
        <w:ind w:left="708" w:hanging="708"/>
        <w:jc w:val="center"/>
        <w:rPr>
          <w:lang w:val="en-US"/>
        </w:rPr>
      </w:pPr>
      <w:r w:rsidRPr="00F42FF7">
        <w:rPr>
          <w:lang w:val="en-US"/>
        </w:rPr>
        <w:t>January 6</w:t>
      </w:r>
      <w:r w:rsidRPr="00F42FF7">
        <w:rPr>
          <w:vertAlign w:val="superscript"/>
          <w:lang w:val="en-US"/>
        </w:rPr>
        <w:t>th</w:t>
      </w:r>
      <w:r w:rsidRPr="00F42FF7">
        <w:rPr>
          <w:lang w:val="en-US"/>
        </w:rPr>
        <w:t>, 2025</w:t>
      </w:r>
    </w:p>
    <w:p w14:paraId="3E72E842" w14:textId="77777777" w:rsidR="00F94FE3" w:rsidRPr="00F42FF7" w:rsidRDefault="00F94FE3" w:rsidP="00F94FE3">
      <w:pPr>
        <w:ind w:left="708" w:hanging="708"/>
        <w:jc w:val="center"/>
        <w:rPr>
          <w:lang w:val="en-US"/>
        </w:rPr>
      </w:pPr>
    </w:p>
    <w:p w14:paraId="37362391" w14:textId="77777777" w:rsidR="00F94FE3" w:rsidRPr="00F42FF7" w:rsidRDefault="00F94FE3" w:rsidP="00F94FE3">
      <w:pPr>
        <w:jc w:val="center"/>
        <w:rPr>
          <w:lang w:val="en-US"/>
        </w:rPr>
      </w:pPr>
      <w:hyperlink r:id="rId9" w:history="1">
        <w:r w:rsidRPr="00F42FF7">
          <w:rPr>
            <w:rStyle w:val="Hipervnculo"/>
            <w:lang w:val="en-US"/>
          </w:rPr>
          <w:t>www.tausand.com</w:t>
        </w:r>
      </w:hyperlink>
      <w:r w:rsidRPr="00F42FF7">
        <w:rPr>
          <w:lang w:val="en-US"/>
        </w:rPr>
        <w:t xml:space="preserve"> </w:t>
      </w:r>
    </w:p>
    <w:p w14:paraId="4692DBE5" w14:textId="77777777" w:rsidR="00F94FE3" w:rsidRPr="00F42FF7" w:rsidRDefault="00F94FE3" w:rsidP="00F94FE3">
      <w:pPr>
        <w:ind w:left="708" w:hanging="708"/>
        <w:jc w:val="center"/>
        <w:rPr>
          <w:lang w:val="en-US"/>
        </w:rPr>
      </w:pPr>
    </w:p>
    <w:p w14:paraId="1DB8D60F" w14:textId="77777777" w:rsidR="00F94FE3" w:rsidRPr="00F42FF7" w:rsidRDefault="00F94FE3" w:rsidP="00F94FE3">
      <w:pPr>
        <w:jc w:val="center"/>
        <w:rPr>
          <w:lang w:val="en-US"/>
        </w:rPr>
      </w:pPr>
    </w:p>
    <w:bookmarkStart w:id="1" w:name="_Toc186930414" w:displacedByCustomXml="next"/>
    <w:sdt>
      <w:sdtPr>
        <w:rPr>
          <w:rFonts w:asciiTheme="minorHAnsi" w:eastAsiaTheme="minorHAnsi" w:hAnsiTheme="minorHAnsi" w:cstheme="minorBidi"/>
          <w:color w:val="auto"/>
          <w:kern w:val="2"/>
          <w:sz w:val="22"/>
          <w:szCs w:val="22"/>
          <w:lang w:val="en-US" w:eastAsia="en-US"/>
          <w14:ligatures w14:val="standardContextual"/>
        </w:rPr>
        <w:id w:val="-413168580"/>
        <w:docPartObj>
          <w:docPartGallery w:val="Table of Contents"/>
          <w:docPartUnique/>
        </w:docPartObj>
      </w:sdtPr>
      <w:sdtEndPr>
        <w:rPr>
          <w:b/>
          <w:bCs/>
        </w:rPr>
      </w:sdtEndPr>
      <w:sdtContent>
        <w:p w14:paraId="1F7E14E4" w14:textId="0A8786AB" w:rsidR="007B3B99" w:rsidRPr="00F42FF7" w:rsidRDefault="007B3B99">
          <w:pPr>
            <w:pStyle w:val="TtuloTDC"/>
            <w:rPr>
              <w:lang w:val="en-US"/>
            </w:rPr>
          </w:pPr>
          <w:r w:rsidRPr="00F42FF7">
            <w:rPr>
              <w:lang w:val="en-US"/>
            </w:rPr>
            <w:t>Contents</w:t>
          </w:r>
        </w:p>
        <w:p w14:paraId="1D607555" w14:textId="0B4E83C7" w:rsidR="0069322D" w:rsidRPr="00F42FF7" w:rsidRDefault="007B3B99">
          <w:pPr>
            <w:pStyle w:val="TDC1"/>
            <w:rPr>
              <w:rFonts w:eastAsiaTheme="minorEastAsia"/>
              <w:noProof/>
              <w:sz w:val="24"/>
              <w:szCs w:val="24"/>
              <w:lang w:val="en-US" w:eastAsia="es-CO"/>
            </w:rPr>
          </w:pPr>
          <w:r w:rsidRPr="00F42FF7">
            <w:rPr>
              <w:sz w:val="20"/>
              <w:szCs w:val="20"/>
              <w:lang w:val="en-US"/>
            </w:rPr>
            <w:fldChar w:fldCharType="begin"/>
          </w:r>
          <w:r w:rsidRPr="00F42FF7">
            <w:rPr>
              <w:sz w:val="20"/>
              <w:szCs w:val="20"/>
              <w:lang w:val="en-US"/>
            </w:rPr>
            <w:instrText xml:space="preserve"> TOC \o "1-3" \h \z \u </w:instrText>
          </w:r>
          <w:r w:rsidRPr="00F42FF7">
            <w:rPr>
              <w:sz w:val="20"/>
              <w:szCs w:val="20"/>
              <w:lang w:val="en-US"/>
            </w:rPr>
            <w:fldChar w:fldCharType="separate"/>
          </w:r>
          <w:hyperlink w:anchor="_Toc187834321" w:history="1">
            <w:r w:rsidR="0069322D" w:rsidRPr="00F42FF7">
              <w:rPr>
                <w:rStyle w:val="Hipervnculo"/>
                <w:rFonts w:ascii="Arial" w:hAnsi="Arial" w:cs="Arial"/>
                <w:noProof/>
                <w:lang w:val="en-US"/>
              </w:rPr>
              <w:t>1</w:t>
            </w:r>
            <w:r w:rsidR="0069322D" w:rsidRPr="00F42FF7">
              <w:rPr>
                <w:rFonts w:eastAsiaTheme="minorEastAsia"/>
                <w:noProof/>
                <w:sz w:val="24"/>
                <w:szCs w:val="24"/>
                <w:lang w:val="en-US" w:eastAsia="es-CO"/>
              </w:rPr>
              <w:tab/>
            </w:r>
            <w:r w:rsidR="0069322D" w:rsidRPr="00F42FF7">
              <w:rPr>
                <w:rStyle w:val="Hipervnculo"/>
                <w:rFonts w:ascii="Arial" w:hAnsi="Arial" w:cs="Arial"/>
                <w:noProof/>
                <w:lang w:val="en-US"/>
              </w:rPr>
              <w:t>Definitions</w:t>
            </w:r>
            <w:r w:rsidR="0069322D" w:rsidRPr="00F42FF7">
              <w:rPr>
                <w:noProof/>
                <w:webHidden/>
                <w:lang w:val="en-US"/>
              </w:rPr>
              <w:tab/>
            </w:r>
            <w:r w:rsidR="0069322D" w:rsidRPr="00F42FF7">
              <w:rPr>
                <w:noProof/>
                <w:webHidden/>
                <w:lang w:val="en-US"/>
              </w:rPr>
              <w:fldChar w:fldCharType="begin"/>
            </w:r>
            <w:r w:rsidR="0069322D" w:rsidRPr="00F42FF7">
              <w:rPr>
                <w:noProof/>
                <w:webHidden/>
                <w:lang w:val="en-US"/>
              </w:rPr>
              <w:instrText xml:space="preserve"> PAGEREF _Toc187834321 \h </w:instrText>
            </w:r>
            <w:r w:rsidR="0069322D" w:rsidRPr="00F42FF7">
              <w:rPr>
                <w:noProof/>
                <w:webHidden/>
                <w:lang w:val="en-US"/>
              </w:rPr>
            </w:r>
            <w:r w:rsidR="0069322D" w:rsidRPr="00F42FF7">
              <w:rPr>
                <w:noProof/>
                <w:webHidden/>
                <w:lang w:val="en-US"/>
              </w:rPr>
              <w:fldChar w:fldCharType="separate"/>
            </w:r>
            <w:r w:rsidR="0069322D" w:rsidRPr="00F42FF7">
              <w:rPr>
                <w:noProof/>
                <w:webHidden/>
                <w:lang w:val="en-US"/>
              </w:rPr>
              <w:t>4</w:t>
            </w:r>
            <w:r w:rsidR="0069322D" w:rsidRPr="00F42FF7">
              <w:rPr>
                <w:noProof/>
                <w:webHidden/>
                <w:lang w:val="en-US"/>
              </w:rPr>
              <w:fldChar w:fldCharType="end"/>
            </w:r>
          </w:hyperlink>
        </w:p>
        <w:p w14:paraId="1882091C" w14:textId="7159AD06"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22" w:history="1">
            <w:r w:rsidRPr="00F42FF7">
              <w:rPr>
                <w:rStyle w:val="Hipervnculo"/>
                <w:rFonts w:ascii="Arial" w:hAnsi="Arial" w:cs="Arial"/>
                <w:noProof/>
                <w:lang w:val="en-US"/>
              </w:rPr>
              <w:t>1.1</w:t>
            </w:r>
            <w:r w:rsidRPr="00F42FF7">
              <w:rPr>
                <w:rFonts w:eastAsiaTheme="minorEastAsia"/>
                <w:noProof/>
                <w:sz w:val="24"/>
                <w:szCs w:val="24"/>
                <w:lang w:val="en-US" w:eastAsia="es-CO"/>
              </w:rPr>
              <w:tab/>
            </w:r>
            <w:r w:rsidRPr="00F42FF7">
              <w:rPr>
                <w:rStyle w:val="Hipervnculo"/>
                <w:rFonts w:ascii="Arial" w:hAnsi="Arial" w:cs="Arial"/>
                <w:noProof/>
                <w:lang w:val="en-US"/>
              </w:rPr>
              <w:t>Sampling time</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_Toc187834322 \h </w:instrText>
            </w:r>
            <w:r w:rsidRPr="00F42FF7">
              <w:rPr>
                <w:noProof/>
                <w:webHidden/>
                <w:lang w:val="en-US"/>
              </w:rPr>
            </w:r>
            <w:r w:rsidRPr="00F42FF7">
              <w:rPr>
                <w:noProof/>
                <w:webHidden/>
                <w:lang w:val="en-US"/>
              </w:rPr>
              <w:fldChar w:fldCharType="separate"/>
            </w:r>
            <w:r w:rsidRPr="00F42FF7">
              <w:rPr>
                <w:noProof/>
                <w:webHidden/>
                <w:lang w:val="en-US"/>
              </w:rPr>
              <w:t>4</w:t>
            </w:r>
            <w:r w:rsidRPr="00F42FF7">
              <w:rPr>
                <w:noProof/>
                <w:webHidden/>
                <w:lang w:val="en-US"/>
              </w:rPr>
              <w:fldChar w:fldCharType="end"/>
            </w:r>
          </w:hyperlink>
        </w:p>
        <w:p w14:paraId="4FA438BC" w14:textId="5777F811"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23" w:history="1">
            <w:r w:rsidRPr="00F42FF7">
              <w:rPr>
                <w:rStyle w:val="Hipervnculo"/>
                <w:rFonts w:ascii="Arial" w:hAnsi="Arial" w:cs="Arial"/>
                <w:noProof/>
                <w:lang w:val="en-US"/>
              </w:rPr>
              <w:t>1.2</w:t>
            </w:r>
            <w:r w:rsidRPr="00F42FF7">
              <w:rPr>
                <w:rFonts w:eastAsiaTheme="minorEastAsia"/>
                <w:noProof/>
                <w:sz w:val="24"/>
                <w:szCs w:val="24"/>
                <w:lang w:val="en-US" w:eastAsia="es-CO"/>
              </w:rPr>
              <w:tab/>
            </w:r>
            <w:r w:rsidRPr="00F42FF7">
              <w:rPr>
                <w:rStyle w:val="Hipervnculo"/>
                <w:rFonts w:ascii="Arial" w:hAnsi="Arial" w:cs="Arial"/>
                <w:noProof/>
                <w:lang w:val="en-US"/>
              </w:rPr>
              <w:t>Edge type</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_Toc187834323 \h </w:instrText>
            </w:r>
            <w:r w:rsidRPr="00F42FF7">
              <w:rPr>
                <w:noProof/>
                <w:webHidden/>
                <w:lang w:val="en-US"/>
              </w:rPr>
            </w:r>
            <w:r w:rsidRPr="00F42FF7">
              <w:rPr>
                <w:noProof/>
                <w:webHidden/>
                <w:lang w:val="en-US"/>
              </w:rPr>
              <w:fldChar w:fldCharType="separate"/>
            </w:r>
            <w:r w:rsidRPr="00F42FF7">
              <w:rPr>
                <w:noProof/>
                <w:webHidden/>
                <w:lang w:val="en-US"/>
              </w:rPr>
              <w:t>4</w:t>
            </w:r>
            <w:r w:rsidRPr="00F42FF7">
              <w:rPr>
                <w:noProof/>
                <w:webHidden/>
                <w:lang w:val="en-US"/>
              </w:rPr>
              <w:fldChar w:fldCharType="end"/>
            </w:r>
          </w:hyperlink>
        </w:p>
        <w:p w14:paraId="6A215BA9" w14:textId="368F37DB"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24" w:history="1">
            <w:r w:rsidRPr="00F42FF7">
              <w:rPr>
                <w:rStyle w:val="Hipervnculo"/>
                <w:rFonts w:ascii="Arial" w:hAnsi="Arial" w:cs="Arial"/>
                <w:noProof/>
                <w:lang w:val="en-US"/>
              </w:rPr>
              <w:t>1.3</w:t>
            </w:r>
            <w:r w:rsidRPr="00F42FF7">
              <w:rPr>
                <w:rFonts w:eastAsiaTheme="minorEastAsia"/>
                <w:noProof/>
                <w:sz w:val="24"/>
                <w:szCs w:val="24"/>
                <w:lang w:val="en-US" w:eastAsia="es-CO"/>
              </w:rPr>
              <w:tab/>
            </w:r>
            <w:r w:rsidRPr="00F42FF7">
              <w:rPr>
                <w:rStyle w:val="Hipervnculo"/>
                <w:rFonts w:ascii="Arial" w:hAnsi="Arial" w:cs="Arial"/>
                <w:noProof/>
                <w:lang w:val="en-US"/>
              </w:rPr>
              <w:t>Lifetime measurements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_Toc187834324 \h </w:instrText>
            </w:r>
            <w:r w:rsidRPr="00F42FF7">
              <w:rPr>
                <w:noProof/>
                <w:webHidden/>
                <w:lang w:val="en-US"/>
              </w:rPr>
            </w:r>
            <w:r w:rsidRPr="00F42FF7">
              <w:rPr>
                <w:noProof/>
                <w:webHidden/>
                <w:lang w:val="en-US"/>
              </w:rPr>
              <w:fldChar w:fldCharType="separate"/>
            </w:r>
            <w:r w:rsidRPr="00F42FF7">
              <w:rPr>
                <w:noProof/>
                <w:webHidden/>
                <w:lang w:val="en-US"/>
              </w:rPr>
              <w:t>4</w:t>
            </w:r>
            <w:r w:rsidRPr="00F42FF7">
              <w:rPr>
                <w:noProof/>
                <w:webHidden/>
                <w:lang w:val="en-US"/>
              </w:rPr>
              <w:fldChar w:fldCharType="end"/>
            </w:r>
          </w:hyperlink>
        </w:p>
        <w:p w14:paraId="1CC65AA8" w14:textId="6ACA7304" w:rsidR="0069322D" w:rsidRPr="00F42FF7" w:rsidRDefault="0069322D">
          <w:pPr>
            <w:pStyle w:val="TDC3"/>
            <w:tabs>
              <w:tab w:val="left" w:pos="1440"/>
              <w:tab w:val="right" w:leader="dot" w:pos="8828"/>
            </w:tabs>
            <w:rPr>
              <w:noProof/>
              <w:lang w:val="en-US"/>
            </w:rPr>
          </w:pPr>
          <w:hyperlink w:anchor="_Toc187834325" w:history="1">
            <w:r w:rsidRPr="00F42FF7">
              <w:rPr>
                <w:rStyle w:val="Hipervnculo"/>
                <w:noProof/>
                <w:lang w:val="en-US"/>
              </w:rPr>
              <w:t>1.3.1</w:t>
            </w:r>
            <w:r w:rsidRPr="00F42FF7">
              <w:rPr>
                <w:noProof/>
                <w:lang w:val="en-US"/>
              </w:rPr>
              <w:tab/>
            </w:r>
            <w:r w:rsidRPr="00F42FF7">
              <w:rPr>
                <w:rStyle w:val="Hipervnculo"/>
                <w:noProof/>
                <w:lang w:val="en-US"/>
              </w:rPr>
              <w:t>Fluorescence Lifetime measurements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_Toc187834325 \h </w:instrText>
            </w:r>
            <w:r w:rsidRPr="00F42FF7">
              <w:rPr>
                <w:noProof/>
                <w:webHidden/>
                <w:lang w:val="en-US"/>
              </w:rPr>
            </w:r>
            <w:r w:rsidRPr="00F42FF7">
              <w:rPr>
                <w:noProof/>
                <w:webHidden/>
                <w:lang w:val="en-US"/>
              </w:rPr>
              <w:fldChar w:fldCharType="separate"/>
            </w:r>
            <w:r w:rsidRPr="00F42FF7">
              <w:rPr>
                <w:noProof/>
                <w:webHidden/>
                <w:lang w:val="en-US"/>
              </w:rPr>
              <w:t>4</w:t>
            </w:r>
            <w:r w:rsidRPr="00F42FF7">
              <w:rPr>
                <w:noProof/>
                <w:webHidden/>
                <w:lang w:val="en-US"/>
              </w:rPr>
              <w:fldChar w:fldCharType="end"/>
            </w:r>
          </w:hyperlink>
        </w:p>
        <w:p w14:paraId="0090A6F7" w14:textId="34C2DE1E" w:rsidR="0069322D" w:rsidRPr="00F42FF7" w:rsidRDefault="0069322D" w:rsidP="00DD2513">
          <w:pPr>
            <w:pStyle w:val="TDC1"/>
            <w:rPr>
              <w:rFonts w:eastAsiaTheme="minorEastAsia"/>
              <w:noProof/>
              <w:sz w:val="24"/>
              <w:szCs w:val="24"/>
              <w:lang w:val="en-US" w:eastAsia="es-CO"/>
            </w:rPr>
          </w:pPr>
          <w:hyperlink w:anchor="_Toc187834326" w:history="1">
            <w:r w:rsidRPr="00F42FF7">
              <w:rPr>
                <w:rStyle w:val="Hipervnculo"/>
                <w:rFonts w:ascii="Arial" w:hAnsi="Arial" w:cs="Arial"/>
                <w:noProof/>
                <w:lang w:val="en-US"/>
              </w:rPr>
              <w:t>2</w:t>
            </w:r>
            <w:r w:rsidRPr="00F42FF7">
              <w:rPr>
                <w:rFonts w:eastAsiaTheme="minorEastAsia"/>
                <w:noProof/>
                <w:sz w:val="24"/>
                <w:szCs w:val="24"/>
                <w:lang w:val="en-US" w:eastAsia="es-CO"/>
              </w:rPr>
              <w:tab/>
            </w:r>
            <w:r w:rsidRPr="00F42FF7">
              <w:rPr>
                <w:rStyle w:val="Hipervnculo"/>
                <w:rFonts w:ascii="Arial" w:hAnsi="Arial" w:cs="Arial"/>
                <w:noProof/>
                <w:lang w:val="en-US"/>
              </w:rPr>
              <w:t>Description</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_Toc187834326 \h </w:instrText>
            </w:r>
            <w:r w:rsidRPr="00F42FF7">
              <w:rPr>
                <w:noProof/>
                <w:webHidden/>
                <w:lang w:val="en-US"/>
              </w:rPr>
            </w:r>
            <w:r w:rsidRPr="00F42FF7">
              <w:rPr>
                <w:noProof/>
                <w:webHidden/>
                <w:lang w:val="en-US"/>
              </w:rPr>
              <w:fldChar w:fldCharType="separate"/>
            </w:r>
            <w:r w:rsidRPr="00F42FF7">
              <w:rPr>
                <w:noProof/>
                <w:webHidden/>
                <w:lang w:val="en-US"/>
              </w:rPr>
              <w:t>5</w:t>
            </w:r>
            <w:r w:rsidRPr="00F42FF7">
              <w:rPr>
                <w:noProof/>
                <w:webHidden/>
                <w:lang w:val="en-US"/>
              </w:rPr>
              <w:fldChar w:fldCharType="end"/>
            </w:r>
          </w:hyperlink>
        </w:p>
        <w:p w14:paraId="48621398" w14:textId="0A573561" w:rsidR="0069322D" w:rsidRPr="00F42FF7" w:rsidRDefault="0069322D" w:rsidP="00DD2513">
          <w:pPr>
            <w:pStyle w:val="TDC1"/>
            <w:rPr>
              <w:rFonts w:eastAsiaTheme="minorEastAsia"/>
              <w:noProof/>
              <w:sz w:val="24"/>
              <w:szCs w:val="24"/>
              <w:lang w:val="en-US" w:eastAsia="es-CO"/>
            </w:rPr>
          </w:pPr>
          <w:hyperlink w:anchor="_Toc187834327" w:history="1">
            <w:r w:rsidRPr="00F42FF7">
              <w:rPr>
                <w:rStyle w:val="Hipervnculo"/>
                <w:rFonts w:ascii="Arial" w:hAnsi="Arial" w:cs="Arial"/>
                <w:noProof/>
                <w:lang w:val="en-US"/>
              </w:rPr>
              <w:t>3</w:t>
            </w:r>
            <w:r w:rsidRPr="00F42FF7">
              <w:rPr>
                <w:rFonts w:eastAsiaTheme="minorEastAsia"/>
                <w:noProof/>
                <w:sz w:val="24"/>
                <w:szCs w:val="24"/>
                <w:lang w:val="en-US" w:eastAsia="es-CO"/>
              </w:rPr>
              <w:tab/>
            </w:r>
            <w:r w:rsidRPr="00F42FF7">
              <w:rPr>
                <w:rStyle w:val="Hipervnculo"/>
                <w:rFonts w:ascii="Arial" w:hAnsi="Arial" w:cs="Arial"/>
                <w:noProof/>
                <w:lang w:val="en-US"/>
              </w:rPr>
              <w:t>Specifications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_Toc187834327 \h </w:instrText>
            </w:r>
            <w:r w:rsidRPr="00F42FF7">
              <w:rPr>
                <w:noProof/>
                <w:webHidden/>
                <w:lang w:val="en-US"/>
              </w:rPr>
            </w:r>
            <w:r w:rsidRPr="00F42FF7">
              <w:rPr>
                <w:noProof/>
                <w:webHidden/>
                <w:lang w:val="en-US"/>
              </w:rPr>
              <w:fldChar w:fldCharType="separate"/>
            </w:r>
            <w:r w:rsidRPr="00F42FF7">
              <w:rPr>
                <w:noProof/>
                <w:webHidden/>
                <w:lang w:val="en-US"/>
              </w:rPr>
              <w:t>5</w:t>
            </w:r>
            <w:r w:rsidRPr="00F42FF7">
              <w:rPr>
                <w:noProof/>
                <w:webHidden/>
                <w:lang w:val="en-US"/>
              </w:rPr>
              <w:fldChar w:fldCharType="end"/>
            </w:r>
          </w:hyperlink>
        </w:p>
        <w:p w14:paraId="75967B18" w14:textId="667C990E" w:rsidR="0069322D" w:rsidRPr="00F42FF7" w:rsidRDefault="0069322D" w:rsidP="00DD2513">
          <w:pPr>
            <w:pStyle w:val="TDC1"/>
            <w:rPr>
              <w:rFonts w:eastAsiaTheme="minorEastAsia"/>
              <w:noProof/>
              <w:sz w:val="24"/>
              <w:szCs w:val="24"/>
              <w:lang w:val="en-US" w:eastAsia="es-CO"/>
            </w:rPr>
          </w:pPr>
          <w:hyperlink w:anchor="_Toc187834328" w:history="1">
            <w:r w:rsidRPr="00F42FF7">
              <w:rPr>
                <w:rStyle w:val="Hipervnculo"/>
                <w:rFonts w:ascii="Arial" w:hAnsi="Arial" w:cs="Arial"/>
                <w:noProof/>
                <w:lang w:val="en-US"/>
              </w:rPr>
              <w:t>4</w:t>
            </w:r>
            <w:r w:rsidRPr="00F42FF7">
              <w:rPr>
                <w:rFonts w:eastAsiaTheme="minorEastAsia"/>
                <w:noProof/>
                <w:sz w:val="24"/>
                <w:szCs w:val="24"/>
                <w:lang w:val="en-US" w:eastAsia="es-CO"/>
              </w:rPr>
              <w:tab/>
            </w:r>
            <w:r w:rsidRPr="00F42FF7">
              <w:rPr>
                <w:rStyle w:val="Hipervnculo"/>
                <w:rFonts w:ascii="Arial" w:hAnsi="Arial" w:cs="Arial"/>
                <w:noProof/>
                <w:lang w:val="en-US"/>
              </w:rPr>
              <w:t>Installation</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_Toc187834328 \h </w:instrText>
            </w:r>
            <w:r w:rsidRPr="00F42FF7">
              <w:rPr>
                <w:noProof/>
                <w:webHidden/>
                <w:lang w:val="en-US"/>
              </w:rPr>
            </w:r>
            <w:r w:rsidRPr="00F42FF7">
              <w:rPr>
                <w:noProof/>
                <w:webHidden/>
                <w:lang w:val="en-US"/>
              </w:rPr>
              <w:fldChar w:fldCharType="separate"/>
            </w:r>
            <w:r w:rsidRPr="00F42FF7">
              <w:rPr>
                <w:noProof/>
                <w:webHidden/>
                <w:lang w:val="en-US"/>
              </w:rPr>
              <w:t>5</w:t>
            </w:r>
            <w:r w:rsidRPr="00F42FF7">
              <w:rPr>
                <w:noProof/>
                <w:webHidden/>
                <w:lang w:val="en-US"/>
              </w:rPr>
              <w:fldChar w:fldCharType="end"/>
            </w:r>
          </w:hyperlink>
        </w:p>
        <w:p w14:paraId="28FD3AF6" w14:textId="24E8186E"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29" w:history="1">
            <w:r w:rsidRPr="00F42FF7">
              <w:rPr>
                <w:rStyle w:val="Hipervnculo"/>
                <w:rFonts w:ascii="Arial" w:hAnsi="Arial" w:cs="Arial"/>
                <w:noProof/>
                <w:lang w:val="en-US"/>
              </w:rPr>
              <w:t>4.1</w:t>
            </w:r>
            <w:r w:rsidRPr="00F42FF7">
              <w:rPr>
                <w:rFonts w:eastAsiaTheme="minorEastAsia"/>
                <w:noProof/>
                <w:sz w:val="24"/>
                <w:szCs w:val="24"/>
                <w:lang w:val="en-US" w:eastAsia="es-CO"/>
              </w:rPr>
              <w:tab/>
            </w:r>
            <w:r w:rsidRPr="00F42FF7">
              <w:rPr>
                <w:rStyle w:val="Hipervnculo"/>
                <w:rFonts w:ascii="Arial" w:hAnsi="Arial" w:cs="Arial"/>
                <w:noProof/>
                <w:lang w:val="en-US"/>
              </w:rPr>
              <w:t>Windows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_Toc187834329 \h </w:instrText>
            </w:r>
            <w:r w:rsidRPr="00F42FF7">
              <w:rPr>
                <w:noProof/>
                <w:webHidden/>
                <w:lang w:val="en-US"/>
              </w:rPr>
            </w:r>
            <w:r w:rsidRPr="00F42FF7">
              <w:rPr>
                <w:noProof/>
                <w:webHidden/>
                <w:lang w:val="en-US"/>
              </w:rPr>
              <w:fldChar w:fldCharType="separate"/>
            </w:r>
            <w:r w:rsidRPr="00F42FF7">
              <w:rPr>
                <w:noProof/>
                <w:webHidden/>
                <w:lang w:val="en-US"/>
              </w:rPr>
              <w:t>5</w:t>
            </w:r>
            <w:r w:rsidRPr="00F42FF7">
              <w:rPr>
                <w:noProof/>
                <w:webHidden/>
                <w:lang w:val="en-US"/>
              </w:rPr>
              <w:fldChar w:fldCharType="end"/>
            </w:r>
          </w:hyperlink>
        </w:p>
        <w:p w14:paraId="15CBB0EF" w14:textId="20AEF60C"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30" w:history="1">
            <w:r w:rsidRPr="00F42FF7">
              <w:rPr>
                <w:rStyle w:val="Hipervnculo"/>
                <w:rFonts w:ascii="Arial" w:hAnsi="Arial" w:cs="Arial"/>
                <w:noProof/>
                <w:lang w:val="en-US"/>
              </w:rPr>
              <w:t>4.2</w:t>
            </w:r>
            <w:r w:rsidRPr="00F42FF7">
              <w:rPr>
                <w:rFonts w:eastAsiaTheme="minorEastAsia"/>
                <w:noProof/>
                <w:sz w:val="24"/>
                <w:szCs w:val="24"/>
                <w:lang w:val="en-US" w:eastAsia="es-CO"/>
              </w:rPr>
              <w:tab/>
            </w:r>
            <w:r w:rsidRPr="00F42FF7">
              <w:rPr>
                <w:rStyle w:val="Hipervnculo"/>
                <w:rFonts w:ascii="Arial" w:hAnsi="Arial" w:cs="Arial"/>
                <w:noProof/>
                <w:lang w:val="en-US"/>
              </w:rPr>
              <w:t>Ubuntu</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_Toc187834330 \h </w:instrText>
            </w:r>
            <w:r w:rsidRPr="00F42FF7">
              <w:rPr>
                <w:noProof/>
                <w:webHidden/>
                <w:lang w:val="en-US"/>
              </w:rPr>
            </w:r>
            <w:r w:rsidRPr="00F42FF7">
              <w:rPr>
                <w:noProof/>
                <w:webHidden/>
                <w:lang w:val="en-US"/>
              </w:rPr>
              <w:fldChar w:fldCharType="separate"/>
            </w:r>
            <w:r w:rsidRPr="00F42FF7">
              <w:rPr>
                <w:noProof/>
                <w:webHidden/>
                <w:lang w:val="en-US"/>
              </w:rPr>
              <w:t>7</w:t>
            </w:r>
            <w:r w:rsidRPr="00F42FF7">
              <w:rPr>
                <w:noProof/>
                <w:webHidden/>
                <w:lang w:val="en-US"/>
              </w:rPr>
              <w:fldChar w:fldCharType="end"/>
            </w:r>
          </w:hyperlink>
        </w:p>
        <w:p w14:paraId="424F71D4" w14:textId="43194E07"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31" w:history="1">
            <w:r w:rsidRPr="00F42FF7">
              <w:rPr>
                <w:rStyle w:val="Hipervnculo"/>
                <w:rFonts w:ascii="Arial" w:hAnsi="Arial" w:cs="Arial"/>
                <w:noProof/>
                <w:lang w:val="en-US"/>
              </w:rPr>
              <w:t>4.3</w:t>
            </w:r>
            <w:r w:rsidRPr="00F42FF7">
              <w:rPr>
                <w:rFonts w:eastAsiaTheme="minorEastAsia"/>
                <w:noProof/>
                <w:sz w:val="24"/>
                <w:szCs w:val="24"/>
                <w:lang w:val="en-US" w:eastAsia="es-CO"/>
              </w:rPr>
              <w:tab/>
            </w:r>
            <w:r w:rsidRPr="00F42FF7">
              <w:rPr>
                <w:rStyle w:val="Hipervnculo"/>
                <w:rFonts w:ascii="Arial" w:hAnsi="Arial" w:cs="Arial"/>
                <w:noProof/>
                <w:lang w:val="en-US"/>
              </w:rPr>
              <w:t>Mac</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_Toc187834331 \h </w:instrText>
            </w:r>
            <w:r w:rsidRPr="00F42FF7">
              <w:rPr>
                <w:noProof/>
                <w:webHidden/>
                <w:lang w:val="en-US"/>
              </w:rPr>
            </w:r>
            <w:r w:rsidRPr="00F42FF7">
              <w:rPr>
                <w:noProof/>
                <w:webHidden/>
                <w:lang w:val="en-US"/>
              </w:rPr>
              <w:fldChar w:fldCharType="separate"/>
            </w:r>
            <w:r w:rsidRPr="00F42FF7">
              <w:rPr>
                <w:noProof/>
                <w:webHidden/>
                <w:lang w:val="en-US"/>
              </w:rPr>
              <w:t>7</w:t>
            </w:r>
            <w:r w:rsidRPr="00F42FF7">
              <w:rPr>
                <w:noProof/>
                <w:webHidden/>
                <w:lang w:val="en-US"/>
              </w:rPr>
              <w:fldChar w:fldCharType="end"/>
            </w:r>
          </w:hyperlink>
        </w:p>
        <w:p w14:paraId="7CCEA3E9" w14:textId="512172BA" w:rsidR="0069322D" w:rsidRPr="00F42FF7" w:rsidRDefault="0069322D" w:rsidP="00DD2513">
          <w:pPr>
            <w:pStyle w:val="TDC1"/>
            <w:rPr>
              <w:rFonts w:eastAsiaTheme="minorEastAsia"/>
              <w:noProof/>
              <w:sz w:val="24"/>
              <w:szCs w:val="24"/>
              <w:lang w:val="en-US" w:eastAsia="es-CO"/>
            </w:rPr>
          </w:pPr>
          <w:hyperlink w:anchor="_Toc187834332" w:history="1">
            <w:r w:rsidRPr="00F42FF7">
              <w:rPr>
                <w:rStyle w:val="Hipervnculo"/>
                <w:rFonts w:ascii="Arial" w:hAnsi="Arial" w:cs="Arial"/>
                <w:noProof/>
                <w:lang w:val="en-US"/>
              </w:rPr>
              <w:t>5</w:t>
            </w:r>
            <w:r w:rsidRPr="00F42FF7">
              <w:rPr>
                <w:rFonts w:eastAsiaTheme="minorEastAsia"/>
                <w:noProof/>
                <w:sz w:val="24"/>
                <w:szCs w:val="24"/>
                <w:lang w:val="en-US" w:eastAsia="es-CO"/>
              </w:rPr>
              <w:tab/>
            </w:r>
            <w:r w:rsidRPr="00F42FF7">
              <w:rPr>
                <w:rStyle w:val="Hipervnculo"/>
                <w:rFonts w:ascii="Arial" w:hAnsi="Arial" w:cs="Arial"/>
                <w:noProof/>
                <w:lang w:val="en-US"/>
              </w:rPr>
              <w:t>Software operation</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_Toc187834332 \h </w:instrText>
            </w:r>
            <w:r w:rsidRPr="00F42FF7">
              <w:rPr>
                <w:noProof/>
                <w:webHidden/>
                <w:lang w:val="en-US"/>
              </w:rPr>
            </w:r>
            <w:r w:rsidRPr="00F42FF7">
              <w:rPr>
                <w:noProof/>
                <w:webHidden/>
                <w:lang w:val="en-US"/>
              </w:rPr>
              <w:fldChar w:fldCharType="separate"/>
            </w:r>
            <w:r w:rsidRPr="00F42FF7">
              <w:rPr>
                <w:noProof/>
                <w:webHidden/>
                <w:lang w:val="en-US"/>
              </w:rPr>
              <w:t>8</w:t>
            </w:r>
            <w:r w:rsidRPr="00F42FF7">
              <w:rPr>
                <w:noProof/>
                <w:webHidden/>
                <w:lang w:val="en-US"/>
              </w:rPr>
              <w:fldChar w:fldCharType="end"/>
            </w:r>
          </w:hyperlink>
        </w:p>
        <w:p w14:paraId="1E730FF1" w14:textId="0DDD70CD"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33" w:history="1">
            <w:r w:rsidRPr="00F42FF7">
              <w:rPr>
                <w:rStyle w:val="Hipervnculo"/>
                <w:rFonts w:ascii="Arial" w:hAnsi="Arial" w:cs="Arial"/>
                <w:noProof/>
                <w:lang w:val="en-US"/>
              </w:rPr>
              <w:t>5.1</w:t>
            </w:r>
            <w:r w:rsidRPr="00F42FF7">
              <w:rPr>
                <w:rFonts w:eastAsiaTheme="minorEastAsia"/>
                <w:noProof/>
                <w:sz w:val="24"/>
                <w:szCs w:val="24"/>
                <w:lang w:val="en-US" w:eastAsia="es-CO"/>
              </w:rPr>
              <w:tab/>
            </w:r>
            <w:r w:rsidRPr="00F42FF7">
              <w:rPr>
                <w:rStyle w:val="Hipervnculo"/>
                <w:rFonts w:ascii="Arial" w:hAnsi="Arial" w:cs="Arial"/>
                <w:noProof/>
                <w:lang w:val="en-US"/>
              </w:rPr>
              <w:t>System configuration</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_Toc187834333 \h </w:instrText>
            </w:r>
            <w:r w:rsidRPr="00F42FF7">
              <w:rPr>
                <w:noProof/>
                <w:webHidden/>
                <w:lang w:val="en-US"/>
              </w:rPr>
            </w:r>
            <w:r w:rsidRPr="00F42FF7">
              <w:rPr>
                <w:noProof/>
                <w:webHidden/>
                <w:lang w:val="en-US"/>
              </w:rPr>
              <w:fldChar w:fldCharType="separate"/>
            </w:r>
            <w:r w:rsidRPr="00F42FF7">
              <w:rPr>
                <w:noProof/>
                <w:webHidden/>
                <w:lang w:val="en-US"/>
              </w:rPr>
              <w:t>8</w:t>
            </w:r>
            <w:r w:rsidRPr="00F42FF7">
              <w:rPr>
                <w:noProof/>
                <w:webHidden/>
                <w:lang w:val="en-US"/>
              </w:rPr>
              <w:fldChar w:fldCharType="end"/>
            </w:r>
          </w:hyperlink>
        </w:p>
        <w:p w14:paraId="3F37526A" w14:textId="3989680A" w:rsidR="0069322D" w:rsidRPr="00F42FF7" w:rsidRDefault="0069322D">
          <w:pPr>
            <w:pStyle w:val="TDC3"/>
            <w:tabs>
              <w:tab w:val="left" w:pos="1440"/>
              <w:tab w:val="right" w:leader="dot" w:pos="8828"/>
            </w:tabs>
            <w:rPr>
              <w:noProof/>
              <w:lang w:val="en-US"/>
            </w:rPr>
          </w:pPr>
          <w:hyperlink w:anchor="_Toc187834334" w:history="1">
            <w:r w:rsidRPr="00F42FF7">
              <w:rPr>
                <w:rStyle w:val="Hipervnculo"/>
                <w:noProof/>
                <w:lang w:val="en-US"/>
              </w:rPr>
              <w:t>5.1.1</w:t>
            </w:r>
            <w:r w:rsidRPr="00F42FF7">
              <w:rPr>
                <w:noProof/>
                <w:lang w:val="en-US"/>
              </w:rPr>
              <w:tab/>
            </w:r>
            <w:r w:rsidRPr="00F42FF7">
              <w:rPr>
                <w:rStyle w:val="Hipervnculo"/>
                <w:noProof/>
                <w:lang w:val="en-US"/>
              </w:rPr>
              <w:t>Windows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_Toc187834334 \h </w:instrText>
            </w:r>
            <w:r w:rsidRPr="00F42FF7">
              <w:rPr>
                <w:noProof/>
                <w:webHidden/>
                <w:lang w:val="en-US"/>
              </w:rPr>
            </w:r>
            <w:r w:rsidRPr="00F42FF7">
              <w:rPr>
                <w:noProof/>
                <w:webHidden/>
                <w:lang w:val="en-US"/>
              </w:rPr>
              <w:fldChar w:fldCharType="separate"/>
            </w:r>
            <w:r w:rsidRPr="00F42FF7">
              <w:rPr>
                <w:noProof/>
                <w:webHidden/>
                <w:lang w:val="en-US"/>
              </w:rPr>
              <w:t>8</w:t>
            </w:r>
            <w:r w:rsidRPr="00F42FF7">
              <w:rPr>
                <w:noProof/>
                <w:webHidden/>
                <w:lang w:val="en-US"/>
              </w:rPr>
              <w:fldChar w:fldCharType="end"/>
            </w:r>
          </w:hyperlink>
        </w:p>
        <w:p w14:paraId="48617962" w14:textId="2AF45D1F" w:rsidR="0069322D" w:rsidRPr="00F42FF7" w:rsidRDefault="0069322D">
          <w:pPr>
            <w:pStyle w:val="TDC3"/>
            <w:tabs>
              <w:tab w:val="left" w:pos="1440"/>
              <w:tab w:val="right" w:leader="dot" w:pos="8828"/>
            </w:tabs>
            <w:rPr>
              <w:noProof/>
              <w:lang w:val="en-US"/>
            </w:rPr>
          </w:pPr>
          <w:hyperlink w:anchor="_Toc187834335" w:history="1">
            <w:r w:rsidRPr="00F42FF7">
              <w:rPr>
                <w:rStyle w:val="Hipervnculo"/>
                <w:noProof/>
                <w:lang w:val="en-US"/>
              </w:rPr>
              <w:t>5.1.2</w:t>
            </w:r>
            <w:r w:rsidRPr="00F42FF7">
              <w:rPr>
                <w:noProof/>
                <w:lang w:val="en-US"/>
              </w:rPr>
              <w:tab/>
            </w:r>
            <w:r w:rsidRPr="00F42FF7">
              <w:rPr>
                <w:rStyle w:val="Hipervnculo"/>
                <w:noProof/>
                <w:lang w:val="en-US"/>
              </w:rPr>
              <w:t>Ubuntu</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_Toc187834335 \h </w:instrText>
            </w:r>
            <w:r w:rsidRPr="00F42FF7">
              <w:rPr>
                <w:noProof/>
                <w:webHidden/>
                <w:lang w:val="en-US"/>
              </w:rPr>
            </w:r>
            <w:r w:rsidRPr="00F42FF7">
              <w:rPr>
                <w:noProof/>
                <w:webHidden/>
                <w:lang w:val="en-US"/>
              </w:rPr>
              <w:fldChar w:fldCharType="separate"/>
            </w:r>
            <w:r w:rsidRPr="00F42FF7">
              <w:rPr>
                <w:noProof/>
                <w:webHidden/>
                <w:lang w:val="en-US"/>
              </w:rPr>
              <w:t>8</w:t>
            </w:r>
            <w:r w:rsidRPr="00F42FF7">
              <w:rPr>
                <w:noProof/>
                <w:webHidden/>
                <w:lang w:val="en-US"/>
              </w:rPr>
              <w:fldChar w:fldCharType="end"/>
            </w:r>
          </w:hyperlink>
        </w:p>
        <w:p w14:paraId="5E7A8C60" w14:textId="0134CE92" w:rsidR="0069322D" w:rsidRPr="00F42FF7" w:rsidRDefault="0069322D">
          <w:pPr>
            <w:pStyle w:val="TDC3"/>
            <w:tabs>
              <w:tab w:val="left" w:pos="1440"/>
              <w:tab w:val="right" w:leader="dot" w:pos="8828"/>
            </w:tabs>
            <w:rPr>
              <w:noProof/>
              <w:lang w:val="en-US"/>
            </w:rPr>
          </w:pPr>
          <w:hyperlink w:anchor="_Toc187834336" w:history="1">
            <w:r w:rsidRPr="00F42FF7">
              <w:rPr>
                <w:rStyle w:val="Hipervnculo"/>
                <w:noProof/>
                <w:lang w:val="en-US"/>
              </w:rPr>
              <w:t>5.1.3</w:t>
            </w:r>
            <w:r w:rsidRPr="00F42FF7">
              <w:rPr>
                <w:noProof/>
                <w:lang w:val="en-US"/>
              </w:rPr>
              <w:tab/>
            </w:r>
            <w:r w:rsidRPr="00F42FF7">
              <w:rPr>
                <w:rStyle w:val="Hipervnculo"/>
                <w:noProof/>
                <w:lang w:val="en-US"/>
              </w:rPr>
              <w:t>Mac</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_Toc187834336 \h </w:instrText>
            </w:r>
            <w:r w:rsidRPr="00F42FF7">
              <w:rPr>
                <w:noProof/>
                <w:webHidden/>
                <w:lang w:val="en-US"/>
              </w:rPr>
            </w:r>
            <w:r w:rsidRPr="00F42FF7">
              <w:rPr>
                <w:noProof/>
                <w:webHidden/>
                <w:lang w:val="en-US"/>
              </w:rPr>
              <w:fldChar w:fldCharType="separate"/>
            </w:r>
            <w:r w:rsidRPr="00F42FF7">
              <w:rPr>
                <w:noProof/>
                <w:webHidden/>
                <w:lang w:val="en-US"/>
              </w:rPr>
              <w:t>8</w:t>
            </w:r>
            <w:r w:rsidRPr="00F42FF7">
              <w:rPr>
                <w:noProof/>
                <w:webHidden/>
                <w:lang w:val="en-US"/>
              </w:rPr>
              <w:fldChar w:fldCharType="end"/>
            </w:r>
          </w:hyperlink>
        </w:p>
        <w:p w14:paraId="1E682EAC" w14:textId="38E648C6"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37" w:history="1">
            <w:r w:rsidRPr="00F42FF7">
              <w:rPr>
                <w:rStyle w:val="Hipervnculo"/>
                <w:rFonts w:ascii="Arial" w:hAnsi="Arial" w:cs="Arial"/>
                <w:noProof/>
                <w:lang w:val="en-US"/>
              </w:rPr>
              <w:t>5.2</w:t>
            </w:r>
            <w:r w:rsidRPr="00F42FF7">
              <w:rPr>
                <w:rFonts w:eastAsiaTheme="minorEastAsia"/>
                <w:noProof/>
                <w:sz w:val="24"/>
                <w:szCs w:val="24"/>
                <w:lang w:val="en-US" w:eastAsia="es-CO"/>
              </w:rPr>
              <w:tab/>
            </w:r>
            <w:r w:rsidRPr="00F42FF7">
              <w:rPr>
                <w:rStyle w:val="Hipervnculo"/>
                <w:rFonts w:ascii="Arial" w:hAnsi="Arial" w:cs="Arial"/>
                <w:noProof/>
                <w:lang w:val="en-US"/>
              </w:rPr>
              <w:t>Open the software and select a Tempico device</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_Toc187834337 \h </w:instrText>
            </w:r>
            <w:r w:rsidRPr="00F42FF7">
              <w:rPr>
                <w:noProof/>
                <w:webHidden/>
                <w:lang w:val="en-US"/>
              </w:rPr>
            </w:r>
            <w:r w:rsidRPr="00F42FF7">
              <w:rPr>
                <w:noProof/>
                <w:webHidden/>
                <w:lang w:val="en-US"/>
              </w:rPr>
              <w:fldChar w:fldCharType="separate"/>
            </w:r>
            <w:r w:rsidRPr="00F42FF7">
              <w:rPr>
                <w:noProof/>
                <w:webHidden/>
                <w:lang w:val="en-US"/>
              </w:rPr>
              <w:t>8</w:t>
            </w:r>
            <w:r w:rsidRPr="00F42FF7">
              <w:rPr>
                <w:noProof/>
                <w:webHidden/>
                <w:lang w:val="en-US"/>
              </w:rPr>
              <w:fldChar w:fldCharType="end"/>
            </w:r>
          </w:hyperlink>
        </w:p>
        <w:p w14:paraId="1DD33043" w14:textId="448FDC41"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38" w:history="1">
            <w:r w:rsidRPr="00F42FF7">
              <w:rPr>
                <w:rStyle w:val="Hipervnculo"/>
                <w:rFonts w:ascii="Arial" w:hAnsi="Arial" w:cs="Arial"/>
                <w:noProof/>
                <w:lang w:val="en-US"/>
              </w:rPr>
              <w:t>5.3</w:t>
            </w:r>
            <w:r w:rsidRPr="00F42FF7">
              <w:rPr>
                <w:rFonts w:eastAsiaTheme="minorEastAsia"/>
                <w:noProof/>
                <w:sz w:val="24"/>
                <w:szCs w:val="24"/>
                <w:lang w:val="en-US" w:eastAsia="es-CO"/>
              </w:rPr>
              <w:tab/>
            </w:r>
            <w:r w:rsidRPr="00F42FF7">
              <w:rPr>
                <w:rStyle w:val="Hipervnculo"/>
                <w:rFonts w:ascii="Arial" w:hAnsi="Arial" w:cs="Arial"/>
                <w:noProof/>
                <w:lang w:val="en-US"/>
              </w:rPr>
              <w:t>Channel settings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_Toc187834338 \h </w:instrText>
            </w:r>
            <w:r w:rsidRPr="00F42FF7">
              <w:rPr>
                <w:noProof/>
                <w:webHidden/>
                <w:lang w:val="en-US"/>
              </w:rPr>
            </w:r>
            <w:r w:rsidRPr="00F42FF7">
              <w:rPr>
                <w:noProof/>
                <w:webHidden/>
                <w:lang w:val="en-US"/>
              </w:rPr>
              <w:fldChar w:fldCharType="separate"/>
            </w:r>
            <w:r w:rsidRPr="00F42FF7">
              <w:rPr>
                <w:noProof/>
                <w:webHidden/>
                <w:lang w:val="en-US"/>
              </w:rPr>
              <w:t>11</w:t>
            </w:r>
            <w:r w:rsidRPr="00F42FF7">
              <w:rPr>
                <w:noProof/>
                <w:webHidden/>
                <w:lang w:val="en-US"/>
              </w:rPr>
              <w:fldChar w:fldCharType="end"/>
            </w:r>
          </w:hyperlink>
        </w:p>
        <w:p w14:paraId="49EF4185" w14:textId="055442EF"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39" w:history="1">
            <w:r w:rsidRPr="00F42FF7">
              <w:rPr>
                <w:rStyle w:val="Hipervnculo"/>
                <w:rFonts w:ascii="Arial" w:hAnsi="Arial" w:cs="Arial"/>
                <w:noProof/>
                <w:lang w:val="en-US"/>
              </w:rPr>
              <w:t>5.4</w:t>
            </w:r>
            <w:r w:rsidRPr="00F42FF7">
              <w:rPr>
                <w:rFonts w:eastAsiaTheme="minorEastAsia"/>
                <w:noProof/>
                <w:sz w:val="24"/>
                <w:szCs w:val="24"/>
                <w:lang w:val="en-US" w:eastAsia="es-CO"/>
              </w:rPr>
              <w:tab/>
            </w:r>
            <w:r w:rsidRPr="00F42FF7">
              <w:rPr>
                <w:rStyle w:val="Hipervnculo"/>
                <w:rFonts w:ascii="Arial" w:hAnsi="Arial" w:cs="Arial"/>
                <w:noProof/>
                <w:lang w:val="en-US"/>
              </w:rPr>
              <w:t>General settings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_Toc187834339 \h </w:instrText>
            </w:r>
            <w:r w:rsidRPr="00F42FF7">
              <w:rPr>
                <w:noProof/>
                <w:webHidden/>
                <w:lang w:val="en-US"/>
              </w:rPr>
            </w:r>
            <w:r w:rsidRPr="00F42FF7">
              <w:rPr>
                <w:noProof/>
                <w:webHidden/>
                <w:lang w:val="en-US"/>
              </w:rPr>
              <w:fldChar w:fldCharType="separate"/>
            </w:r>
            <w:r w:rsidRPr="00F42FF7">
              <w:rPr>
                <w:noProof/>
                <w:webHidden/>
                <w:lang w:val="en-US"/>
              </w:rPr>
              <w:t>13</w:t>
            </w:r>
            <w:r w:rsidRPr="00F42FF7">
              <w:rPr>
                <w:noProof/>
                <w:webHidden/>
                <w:lang w:val="en-US"/>
              </w:rPr>
              <w:fldChar w:fldCharType="end"/>
            </w:r>
          </w:hyperlink>
        </w:p>
        <w:p w14:paraId="7AB17A95" w14:textId="75D94F33"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40" w:history="1">
            <w:r w:rsidRPr="00F42FF7">
              <w:rPr>
                <w:rStyle w:val="Hipervnculo"/>
                <w:rFonts w:ascii="Arial" w:hAnsi="Arial" w:cs="Arial"/>
                <w:noProof/>
                <w:lang w:val="en-US"/>
              </w:rPr>
              <w:t>5.5</w:t>
            </w:r>
            <w:r w:rsidRPr="00F42FF7">
              <w:rPr>
                <w:rFonts w:eastAsiaTheme="minorEastAsia"/>
                <w:noProof/>
                <w:sz w:val="24"/>
                <w:szCs w:val="24"/>
                <w:lang w:val="en-US" w:eastAsia="es-CO"/>
              </w:rPr>
              <w:tab/>
            </w:r>
            <w:r w:rsidRPr="00F42FF7">
              <w:rPr>
                <w:rStyle w:val="Hipervnculo"/>
                <w:rFonts w:ascii="Arial" w:hAnsi="Arial" w:cs="Arial"/>
                <w:noProof/>
                <w:lang w:val="en-US"/>
              </w:rPr>
              <w:t>Start-Stop Histogram measurements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_Toc187834340 \h </w:instrText>
            </w:r>
            <w:r w:rsidRPr="00F42FF7">
              <w:rPr>
                <w:noProof/>
                <w:webHidden/>
                <w:lang w:val="en-US"/>
              </w:rPr>
            </w:r>
            <w:r w:rsidRPr="00F42FF7">
              <w:rPr>
                <w:noProof/>
                <w:webHidden/>
                <w:lang w:val="en-US"/>
              </w:rPr>
              <w:fldChar w:fldCharType="separate"/>
            </w:r>
            <w:r w:rsidRPr="00F42FF7">
              <w:rPr>
                <w:noProof/>
                <w:webHidden/>
                <w:lang w:val="en-US"/>
              </w:rPr>
              <w:t>13</w:t>
            </w:r>
            <w:r w:rsidRPr="00F42FF7">
              <w:rPr>
                <w:noProof/>
                <w:webHidden/>
                <w:lang w:val="en-US"/>
              </w:rPr>
              <w:fldChar w:fldCharType="end"/>
            </w:r>
          </w:hyperlink>
        </w:p>
        <w:p w14:paraId="05B89C38" w14:textId="724BE303" w:rsidR="0069322D" w:rsidRPr="00F42FF7" w:rsidRDefault="0069322D">
          <w:pPr>
            <w:pStyle w:val="TDC3"/>
            <w:tabs>
              <w:tab w:val="left" w:pos="1440"/>
              <w:tab w:val="right" w:leader="dot" w:pos="8828"/>
            </w:tabs>
            <w:rPr>
              <w:noProof/>
              <w:lang w:val="en-US"/>
            </w:rPr>
          </w:pPr>
          <w:hyperlink w:anchor="_Toc187834341" w:history="1">
            <w:r w:rsidRPr="00F42FF7">
              <w:rPr>
                <w:rStyle w:val="Hipervnculo"/>
                <w:noProof/>
                <w:lang w:val="en-US"/>
              </w:rPr>
              <w:t>5.5.1</w:t>
            </w:r>
            <w:r w:rsidRPr="00F42FF7">
              <w:rPr>
                <w:noProof/>
                <w:lang w:val="en-US"/>
              </w:rPr>
              <w:tab/>
            </w:r>
            <w:r w:rsidRPr="00F42FF7">
              <w:rPr>
                <w:rStyle w:val="Hipervnculo"/>
                <w:noProof/>
                <w:lang w:val="en-US"/>
              </w:rPr>
              <w:t>Perform a measurement</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_Toc187834341 \h </w:instrText>
            </w:r>
            <w:r w:rsidRPr="00F42FF7">
              <w:rPr>
                <w:noProof/>
                <w:webHidden/>
                <w:lang w:val="en-US"/>
              </w:rPr>
            </w:r>
            <w:r w:rsidRPr="00F42FF7">
              <w:rPr>
                <w:noProof/>
                <w:webHidden/>
                <w:lang w:val="en-US"/>
              </w:rPr>
              <w:fldChar w:fldCharType="separate"/>
            </w:r>
            <w:r w:rsidRPr="00F42FF7">
              <w:rPr>
                <w:noProof/>
                <w:webHidden/>
                <w:lang w:val="en-US"/>
              </w:rPr>
              <w:t>13</w:t>
            </w:r>
            <w:r w:rsidRPr="00F42FF7">
              <w:rPr>
                <w:noProof/>
                <w:webHidden/>
                <w:lang w:val="en-US"/>
              </w:rPr>
              <w:fldChar w:fldCharType="end"/>
            </w:r>
          </w:hyperlink>
        </w:p>
        <w:p w14:paraId="164DCE03" w14:textId="4EF0F637" w:rsidR="0069322D" w:rsidRPr="00F42FF7" w:rsidRDefault="0069322D">
          <w:pPr>
            <w:pStyle w:val="TDC3"/>
            <w:tabs>
              <w:tab w:val="left" w:pos="1440"/>
              <w:tab w:val="right" w:leader="dot" w:pos="8828"/>
            </w:tabs>
            <w:rPr>
              <w:noProof/>
              <w:lang w:val="en-US"/>
            </w:rPr>
          </w:pPr>
          <w:hyperlink w:anchor="_Toc187834342" w:history="1">
            <w:r w:rsidRPr="00F42FF7">
              <w:rPr>
                <w:rStyle w:val="Hipervnculo"/>
                <w:noProof/>
                <w:lang w:val="en-US"/>
              </w:rPr>
              <w:t>5.5.2</w:t>
            </w:r>
            <w:r w:rsidRPr="00F42FF7">
              <w:rPr>
                <w:noProof/>
                <w:lang w:val="en-US"/>
              </w:rPr>
              <w:tab/>
            </w:r>
            <w:r w:rsidRPr="00F42FF7">
              <w:rPr>
                <w:rStyle w:val="Hipervnculo"/>
                <w:noProof/>
                <w:lang w:val="en-US"/>
              </w:rPr>
              <w:t>Save data and plots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_Toc187834342 \h </w:instrText>
            </w:r>
            <w:r w:rsidRPr="00F42FF7">
              <w:rPr>
                <w:noProof/>
                <w:webHidden/>
                <w:lang w:val="en-US"/>
              </w:rPr>
            </w:r>
            <w:r w:rsidRPr="00F42FF7">
              <w:rPr>
                <w:noProof/>
                <w:webHidden/>
                <w:lang w:val="en-US"/>
              </w:rPr>
              <w:fldChar w:fldCharType="separate"/>
            </w:r>
            <w:r w:rsidRPr="00F42FF7">
              <w:rPr>
                <w:noProof/>
                <w:webHidden/>
                <w:lang w:val="en-US"/>
              </w:rPr>
              <w:t>17</w:t>
            </w:r>
            <w:r w:rsidRPr="00F42FF7">
              <w:rPr>
                <w:noProof/>
                <w:webHidden/>
                <w:lang w:val="en-US"/>
              </w:rPr>
              <w:fldChar w:fldCharType="end"/>
            </w:r>
          </w:hyperlink>
        </w:p>
        <w:p w14:paraId="41E50F5F" w14:textId="4B759FB3" w:rsidR="0069322D" w:rsidRPr="00F42FF7" w:rsidRDefault="0069322D">
          <w:pPr>
            <w:pStyle w:val="TDC2"/>
            <w:tabs>
              <w:tab w:val="left" w:pos="960"/>
              <w:tab w:val="right" w:leader="dot" w:pos="8828"/>
            </w:tabs>
            <w:rPr>
              <w:rFonts w:eastAsiaTheme="minorEastAsia"/>
              <w:noProof/>
              <w:sz w:val="24"/>
              <w:szCs w:val="24"/>
              <w:lang w:val="en-US" w:eastAsia="es-CO"/>
            </w:rPr>
          </w:pPr>
          <w:hyperlink w:anchor="_Toc187834343" w:history="1">
            <w:r w:rsidRPr="00F42FF7">
              <w:rPr>
                <w:rStyle w:val="Hipervnculo"/>
                <w:rFonts w:ascii="Arial" w:hAnsi="Arial" w:cs="Arial"/>
                <w:noProof/>
                <w:lang w:val="en-US"/>
              </w:rPr>
              <w:t>5.6</w:t>
            </w:r>
            <w:r w:rsidRPr="00F42FF7">
              <w:rPr>
                <w:rFonts w:eastAsiaTheme="minorEastAsia"/>
                <w:noProof/>
                <w:sz w:val="24"/>
                <w:szCs w:val="24"/>
                <w:lang w:val="en-US" w:eastAsia="es-CO"/>
              </w:rPr>
              <w:tab/>
            </w:r>
            <w:r w:rsidRPr="00F42FF7">
              <w:rPr>
                <w:rStyle w:val="Hipervnculo"/>
                <w:rFonts w:ascii="Arial" w:hAnsi="Arial" w:cs="Arial"/>
                <w:noProof/>
                <w:lang w:val="en-US"/>
              </w:rPr>
              <w:t>Lifetime histograms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_Toc187834343 \h </w:instrText>
            </w:r>
            <w:r w:rsidRPr="00F42FF7">
              <w:rPr>
                <w:noProof/>
                <w:webHidden/>
                <w:lang w:val="en-US"/>
              </w:rPr>
            </w:r>
            <w:r w:rsidRPr="00F42FF7">
              <w:rPr>
                <w:noProof/>
                <w:webHidden/>
                <w:lang w:val="en-US"/>
              </w:rPr>
              <w:fldChar w:fldCharType="separate"/>
            </w:r>
            <w:r w:rsidRPr="00F42FF7">
              <w:rPr>
                <w:noProof/>
                <w:webHidden/>
                <w:lang w:val="en-US"/>
              </w:rPr>
              <w:t>19</w:t>
            </w:r>
            <w:r w:rsidRPr="00F42FF7">
              <w:rPr>
                <w:noProof/>
                <w:webHidden/>
                <w:lang w:val="en-US"/>
              </w:rPr>
              <w:fldChar w:fldCharType="end"/>
            </w:r>
          </w:hyperlink>
        </w:p>
        <w:p w14:paraId="0B8B97E4" w14:textId="481C6FB7" w:rsidR="0069322D" w:rsidRPr="00F42FF7" w:rsidRDefault="0069322D">
          <w:pPr>
            <w:pStyle w:val="TDC3"/>
            <w:tabs>
              <w:tab w:val="left" w:pos="1440"/>
              <w:tab w:val="right" w:leader="dot" w:pos="8828"/>
            </w:tabs>
            <w:rPr>
              <w:noProof/>
              <w:lang w:val="en-US"/>
            </w:rPr>
          </w:pPr>
          <w:hyperlink w:anchor="_Toc187834344" w:history="1">
            <w:r w:rsidRPr="00F42FF7">
              <w:rPr>
                <w:rStyle w:val="Hipervnculo"/>
                <w:noProof/>
                <w:lang w:val="en-US"/>
              </w:rPr>
              <w:t>5.6.1</w:t>
            </w:r>
            <w:r w:rsidRPr="00F42FF7">
              <w:rPr>
                <w:noProof/>
                <w:lang w:val="en-US"/>
              </w:rPr>
              <w:tab/>
            </w:r>
            <w:r w:rsidRPr="00F42FF7">
              <w:rPr>
                <w:rStyle w:val="Hipervnculo"/>
                <w:noProof/>
                <w:lang w:val="en-US"/>
              </w:rPr>
              <w:t>Settings before a measurement</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_Toc187834344 \h </w:instrText>
            </w:r>
            <w:r w:rsidRPr="00F42FF7">
              <w:rPr>
                <w:noProof/>
                <w:webHidden/>
                <w:lang w:val="en-US"/>
              </w:rPr>
            </w:r>
            <w:r w:rsidRPr="00F42FF7">
              <w:rPr>
                <w:noProof/>
                <w:webHidden/>
                <w:lang w:val="en-US"/>
              </w:rPr>
              <w:fldChar w:fldCharType="separate"/>
            </w:r>
            <w:r w:rsidRPr="00F42FF7">
              <w:rPr>
                <w:noProof/>
                <w:webHidden/>
                <w:lang w:val="en-US"/>
              </w:rPr>
              <w:t>19</w:t>
            </w:r>
            <w:r w:rsidRPr="00F42FF7">
              <w:rPr>
                <w:noProof/>
                <w:webHidden/>
                <w:lang w:val="en-US"/>
              </w:rPr>
              <w:fldChar w:fldCharType="end"/>
            </w:r>
          </w:hyperlink>
        </w:p>
        <w:p w14:paraId="054EBA48" w14:textId="492458DD" w:rsidR="0069322D" w:rsidRPr="00F42FF7" w:rsidRDefault="0069322D">
          <w:pPr>
            <w:pStyle w:val="TDC3"/>
            <w:tabs>
              <w:tab w:val="left" w:pos="1440"/>
              <w:tab w:val="right" w:leader="dot" w:pos="8828"/>
            </w:tabs>
            <w:rPr>
              <w:noProof/>
              <w:lang w:val="en-US"/>
            </w:rPr>
          </w:pPr>
          <w:hyperlink w:anchor="_Toc187834345" w:history="1">
            <w:r w:rsidRPr="00F42FF7">
              <w:rPr>
                <w:rStyle w:val="Hipervnculo"/>
                <w:noProof/>
                <w:lang w:val="en-US"/>
              </w:rPr>
              <w:t>5.6.2</w:t>
            </w:r>
            <w:r w:rsidRPr="00F42FF7">
              <w:rPr>
                <w:noProof/>
                <w:lang w:val="en-US"/>
              </w:rPr>
              <w:tab/>
            </w:r>
            <w:r w:rsidRPr="00F42FF7">
              <w:rPr>
                <w:rStyle w:val="Hipervnculo"/>
                <w:noProof/>
                <w:lang w:val="en-US"/>
              </w:rPr>
              <w:t>Perform a measurement</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_Toc187834345 \h </w:instrText>
            </w:r>
            <w:r w:rsidRPr="00F42FF7">
              <w:rPr>
                <w:noProof/>
                <w:webHidden/>
                <w:lang w:val="en-US"/>
              </w:rPr>
            </w:r>
            <w:r w:rsidRPr="00F42FF7">
              <w:rPr>
                <w:noProof/>
                <w:webHidden/>
                <w:lang w:val="en-US"/>
              </w:rPr>
              <w:fldChar w:fldCharType="separate"/>
            </w:r>
            <w:r w:rsidRPr="00F42FF7">
              <w:rPr>
                <w:noProof/>
                <w:webHidden/>
                <w:lang w:val="en-US"/>
              </w:rPr>
              <w:t>20</w:t>
            </w:r>
            <w:r w:rsidRPr="00F42FF7">
              <w:rPr>
                <w:noProof/>
                <w:webHidden/>
                <w:lang w:val="en-US"/>
              </w:rPr>
              <w:fldChar w:fldCharType="end"/>
            </w:r>
          </w:hyperlink>
        </w:p>
        <w:p w14:paraId="384D1554" w14:textId="143CC3FF" w:rsidR="0069322D" w:rsidRPr="00F42FF7" w:rsidRDefault="0069322D">
          <w:pPr>
            <w:pStyle w:val="TDC3"/>
            <w:tabs>
              <w:tab w:val="left" w:pos="1440"/>
              <w:tab w:val="right" w:leader="dot" w:pos="8828"/>
            </w:tabs>
            <w:rPr>
              <w:noProof/>
              <w:lang w:val="en-US"/>
            </w:rPr>
          </w:pPr>
          <w:hyperlink w:anchor="_Toc187834346" w:history="1">
            <w:r w:rsidRPr="00F42FF7">
              <w:rPr>
                <w:rStyle w:val="Hipervnculo"/>
                <w:noProof/>
                <w:lang w:val="en-US"/>
              </w:rPr>
              <w:t>5.6.3</w:t>
            </w:r>
            <w:r w:rsidRPr="00F42FF7">
              <w:rPr>
                <w:noProof/>
                <w:lang w:val="en-US"/>
              </w:rPr>
              <w:tab/>
            </w:r>
            <w:r w:rsidRPr="00F42FF7">
              <w:rPr>
                <w:rStyle w:val="Hipervnculo"/>
                <w:noProof/>
                <w:lang w:val="en-US"/>
              </w:rPr>
              <w:t>Fitting</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_Toc187834346 \h </w:instrText>
            </w:r>
            <w:r w:rsidRPr="00F42FF7">
              <w:rPr>
                <w:noProof/>
                <w:webHidden/>
                <w:lang w:val="en-US"/>
              </w:rPr>
            </w:r>
            <w:r w:rsidRPr="00F42FF7">
              <w:rPr>
                <w:noProof/>
                <w:webHidden/>
                <w:lang w:val="en-US"/>
              </w:rPr>
              <w:fldChar w:fldCharType="separate"/>
            </w:r>
            <w:r w:rsidRPr="00F42FF7">
              <w:rPr>
                <w:noProof/>
                <w:webHidden/>
                <w:lang w:val="en-US"/>
              </w:rPr>
              <w:t>21</w:t>
            </w:r>
            <w:r w:rsidRPr="00F42FF7">
              <w:rPr>
                <w:noProof/>
                <w:webHidden/>
                <w:lang w:val="en-US"/>
              </w:rPr>
              <w:fldChar w:fldCharType="end"/>
            </w:r>
          </w:hyperlink>
        </w:p>
        <w:p w14:paraId="003801B3" w14:textId="3FCD4EAE" w:rsidR="0069322D" w:rsidRPr="00F42FF7" w:rsidRDefault="0069322D">
          <w:pPr>
            <w:pStyle w:val="TDC3"/>
            <w:tabs>
              <w:tab w:val="left" w:pos="1440"/>
              <w:tab w:val="right" w:leader="dot" w:pos="8828"/>
            </w:tabs>
            <w:rPr>
              <w:noProof/>
              <w:lang w:val="en-US"/>
            </w:rPr>
          </w:pPr>
          <w:hyperlink w:anchor="_Toc187834347" w:history="1">
            <w:r w:rsidRPr="00F42FF7">
              <w:rPr>
                <w:rStyle w:val="Hipervnculo"/>
                <w:noProof/>
                <w:lang w:val="en-US"/>
              </w:rPr>
              <w:t>5.6.4</w:t>
            </w:r>
            <w:r w:rsidRPr="00F42FF7">
              <w:rPr>
                <w:noProof/>
                <w:lang w:val="en-US"/>
              </w:rPr>
              <w:tab/>
            </w:r>
            <w:r w:rsidRPr="00F42FF7">
              <w:rPr>
                <w:rStyle w:val="Hipervnculo"/>
                <w:noProof/>
                <w:lang w:val="en-US"/>
              </w:rPr>
              <w:t>Save data and plots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_Toc187834347 \h </w:instrText>
            </w:r>
            <w:r w:rsidRPr="00F42FF7">
              <w:rPr>
                <w:noProof/>
                <w:webHidden/>
                <w:lang w:val="en-US"/>
              </w:rPr>
            </w:r>
            <w:r w:rsidRPr="00F42FF7">
              <w:rPr>
                <w:noProof/>
                <w:webHidden/>
                <w:lang w:val="en-US"/>
              </w:rPr>
              <w:fldChar w:fldCharType="separate"/>
            </w:r>
            <w:r w:rsidRPr="00F42FF7">
              <w:rPr>
                <w:noProof/>
                <w:webHidden/>
                <w:lang w:val="en-US"/>
              </w:rPr>
              <w:t>23</w:t>
            </w:r>
            <w:r w:rsidRPr="00F42FF7">
              <w:rPr>
                <w:noProof/>
                <w:webHidden/>
                <w:lang w:val="en-US"/>
              </w:rPr>
              <w:fldChar w:fldCharType="end"/>
            </w:r>
          </w:hyperlink>
        </w:p>
        <w:p w14:paraId="7FA5DCC2" w14:textId="5A4732A1" w:rsidR="0069322D" w:rsidRPr="00F42FF7" w:rsidRDefault="0069322D" w:rsidP="00DD2513">
          <w:pPr>
            <w:pStyle w:val="TDC1"/>
            <w:rPr>
              <w:rFonts w:eastAsiaTheme="minorEastAsia"/>
              <w:noProof/>
              <w:sz w:val="24"/>
              <w:szCs w:val="24"/>
              <w:lang w:val="en-US" w:eastAsia="es-CO"/>
            </w:rPr>
          </w:pPr>
          <w:hyperlink w:anchor="_Toc187834348" w:history="1">
            <w:r w:rsidRPr="00F42FF7">
              <w:rPr>
                <w:rStyle w:val="Hipervnculo"/>
                <w:noProof/>
                <w:lang w:val="en-US"/>
              </w:rPr>
              <w:t>6</w:t>
            </w:r>
            <w:r w:rsidRPr="00F42FF7">
              <w:rPr>
                <w:rFonts w:eastAsiaTheme="minorEastAsia"/>
                <w:noProof/>
                <w:sz w:val="24"/>
                <w:szCs w:val="24"/>
                <w:lang w:val="en-US" w:eastAsia="es-CO"/>
              </w:rPr>
              <w:tab/>
            </w:r>
            <w:r w:rsidRPr="00F42FF7">
              <w:rPr>
                <w:rStyle w:val="Hipervnculo"/>
                <w:noProof/>
                <w:lang w:val="en-US"/>
              </w:rPr>
              <w:t>Technical documentation</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_Toc187834348 \h </w:instrText>
            </w:r>
            <w:r w:rsidRPr="00F42FF7">
              <w:rPr>
                <w:noProof/>
                <w:webHidden/>
                <w:lang w:val="en-US"/>
              </w:rPr>
            </w:r>
            <w:r w:rsidRPr="00F42FF7">
              <w:rPr>
                <w:noProof/>
                <w:webHidden/>
                <w:lang w:val="en-US"/>
              </w:rPr>
              <w:fldChar w:fldCharType="separate"/>
            </w:r>
            <w:r w:rsidRPr="00F42FF7">
              <w:rPr>
                <w:noProof/>
                <w:webHidden/>
                <w:lang w:val="en-US"/>
              </w:rPr>
              <w:t>25</w:t>
            </w:r>
            <w:r w:rsidRPr="00F42FF7">
              <w:rPr>
                <w:noProof/>
                <w:webHidden/>
                <w:lang w:val="en-US"/>
              </w:rPr>
              <w:fldChar w:fldCharType="end"/>
            </w:r>
          </w:hyperlink>
        </w:p>
        <w:p w14:paraId="1912E92E" w14:textId="424EFFAB" w:rsidR="0069322D" w:rsidRPr="00F42FF7" w:rsidRDefault="0069322D" w:rsidP="00DD2513">
          <w:pPr>
            <w:pStyle w:val="TDC1"/>
            <w:rPr>
              <w:rFonts w:eastAsiaTheme="minorEastAsia"/>
              <w:noProof/>
              <w:sz w:val="24"/>
              <w:szCs w:val="24"/>
              <w:lang w:val="en-US" w:eastAsia="es-CO"/>
            </w:rPr>
          </w:pPr>
          <w:hyperlink w:anchor="_Toc187834349" w:history="1">
            <w:r w:rsidRPr="00F42FF7">
              <w:rPr>
                <w:rStyle w:val="Hipervnculo"/>
                <w:noProof/>
                <w:lang w:val="en-US"/>
              </w:rPr>
              <w:t>7</w:t>
            </w:r>
            <w:r w:rsidRPr="00F42FF7">
              <w:rPr>
                <w:rFonts w:eastAsiaTheme="minorEastAsia"/>
                <w:noProof/>
                <w:sz w:val="24"/>
                <w:szCs w:val="24"/>
                <w:lang w:val="en-US" w:eastAsia="es-CO"/>
              </w:rPr>
              <w:tab/>
            </w:r>
            <w:r w:rsidRPr="00F42FF7">
              <w:rPr>
                <w:rStyle w:val="Hipervnculo"/>
                <w:noProof/>
                <w:lang w:val="en-US"/>
              </w:rPr>
              <w:t>Drivers</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_Toc187834349 \h </w:instrText>
            </w:r>
            <w:r w:rsidRPr="00F42FF7">
              <w:rPr>
                <w:noProof/>
                <w:webHidden/>
                <w:lang w:val="en-US"/>
              </w:rPr>
            </w:r>
            <w:r w:rsidRPr="00F42FF7">
              <w:rPr>
                <w:noProof/>
                <w:webHidden/>
                <w:lang w:val="en-US"/>
              </w:rPr>
              <w:fldChar w:fldCharType="separate"/>
            </w:r>
            <w:r w:rsidRPr="00F42FF7">
              <w:rPr>
                <w:noProof/>
                <w:webHidden/>
                <w:lang w:val="en-US"/>
              </w:rPr>
              <w:t>25</w:t>
            </w:r>
            <w:r w:rsidRPr="00F42FF7">
              <w:rPr>
                <w:noProof/>
                <w:webHidden/>
                <w:lang w:val="en-US"/>
              </w:rPr>
              <w:fldChar w:fldCharType="end"/>
            </w:r>
          </w:hyperlink>
        </w:p>
        <w:p w14:paraId="05883E64" w14:textId="619E7E27" w:rsidR="0069322D" w:rsidRPr="00F42FF7" w:rsidRDefault="0069322D" w:rsidP="00DD2513">
          <w:pPr>
            <w:pStyle w:val="TDC1"/>
            <w:rPr>
              <w:rFonts w:eastAsiaTheme="minorEastAsia"/>
              <w:noProof/>
              <w:sz w:val="24"/>
              <w:szCs w:val="24"/>
              <w:lang w:val="en-US" w:eastAsia="es-CO"/>
            </w:rPr>
          </w:pPr>
          <w:hyperlink w:anchor="_Toc187834350" w:history="1">
            <w:r w:rsidRPr="00F42FF7">
              <w:rPr>
                <w:rStyle w:val="Hipervnculo"/>
                <w:noProof/>
                <w:lang w:val="en-US"/>
              </w:rPr>
              <w:t>8</w:t>
            </w:r>
            <w:r w:rsidRPr="00F42FF7">
              <w:rPr>
                <w:rFonts w:eastAsiaTheme="minorEastAsia"/>
                <w:noProof/>
                <w:sz w:val="24"/>
                <w:szCs w:val="24"/>
                <w:lang w:val="en-US" w:eastAsia="es-CO"/>
              </w:rPr>
              <w:tab/>
            </w:r>
            <w:r w:rsidRPr="00F42FF7">
              <w:rPr>
                <w:rStyle w:val="Hipervnculo"/>
                <w:noProof/>
                <w:lang w:val="en-US"/>
              </w:rPr>
              <w:t>Technical support</w:t>
            </w:r>
            <w:r w:rsidRPr="00F42FF7">
              <w:rPr>
                <w:noProof/>
                <w:webHidden/>
                <w:lang w:val="en-US"/>
              </w:rPr>
              <w:tab/>
            </w:r>
            <w:r w:rsidRPr="00F42FF7">
              <w:rPr>
                <w:noProof/>
                <w:webHidden/>
                <w:lang w:val="en-US"/>
              </w:rPr>
              <w:fldChar w:fldCharType="begin"/>
            </w:r>
            <w:r w:rsidRPr="00F42FF7">
              <w:rPr>
                <w:noProof/>
                <w:webHidden/>
                <w:lang w:val="en-US"/>
              </w:rPr>
              <w:instrText xml:space="preserve"> PAGEREF _Toc187834350 \h </w:instrText>
            </w:r>
            <w:r w:rsidRPr="00F42FF7">
              <w:rPr>
                <w:noProof/>
                <w:webHidden/>
                <w:lang w:val="en-US"/>
              </w:rPr>
            </w:r>
            <w:r w:rsidRPr="00F42FF7">
              <w:rPr>
                <w:noProof/>
                <w:webHidden/>
                <w:lang w:val="en-US"/>
              </w:rPr>
              <w:fldChar w:fldCharType="separate"/>
            </w:r>
            <w:r w:rsidRPr="00F42FF7">
              <w:rPr>
                <w:noProof/>
                <w:webHidden/>
                <w:lang w:val="en-US"/>
              </w:rPr>
              <w:t>25</w:t>
            </w:r>
            <w:r w:rsidRPr="00F42FF7">
              <w:rPr>
                <w:noProof/>
                <w:webHidden/>
                <w:lang w:val="en-US"/>
              </w:rPr>
              <w:fldChar w:fldCharType="end"/>
            </w:r>
          </w:hyperlink>
        </w:p>
        <w:p w14:paraId="42F42A79" w14:textId="301F3F4F" w:rsidR="007B3B99" w:rsidRPr="00F42FF7" w:rsidRDefault="007B3B99">
          <w:pPr>
            <w:rPr>
              <w:lang w:val="en-US"/>
            </w:rPr>
          </w:pPr>
          <w:r w:rsidRPr="00F42FF7">
            <w:rPr>
              <w:b/>
              <w:bCs/>
              <w:sz w:val="20"/>
              <w:szCs w:val="20"/>
              <w:lang w:val="en-US"/>
            </w:rPr>
            <w:fldChar w:fldCharType="end"/>
          </w:r>
        </w:p>
      </w:sdtContent>
    </w:sdt>
    <w:p w14:paraId="3648509B" w14:textId="77777777" w:rsidR="004A6F61" w:rsidRPr="00F42FF7" w:rsidRDefault="004A6F61" w:rsidP="00BC29C4">
      <w:pPr>
        <w:pStyle w:val="Ttulo1"/>
        <w:rPr>
          <w:rFonts w:ascii="Arial" w:hAnsi="Arial" w:cs="Arial"/>
          <w:sz w:val="28"/>
          <w:szCs w:val="28"/>
          <w:lang w:val="en-US"/>
        </w:rPr>
      </w:pPr>
    </w:p>
    <w:p w14:paraId="5F3D748F" w14:textId="1DE0CD9E" w:rsidR="00BC29C4" w:rsidRPr="00F42FF7" w:rsidRDefault="00BC29C4" w:rsidP="00DD2513">
      <w:pPr>
        <w:pStyle w:val="Ttulo1"/>
        <w:numPr>
          <w:ilvl w:val="0"/>
          <w:numId w:val="1"/>
        </w:numPr>
        <w:rPr>
          <w:rFonts w:ascii="Arial" w:hAnsi="Arial" w:cs="Arial"/>
          <w:sz w:val="28"/>
          <w:szCs w:val="28"/>
          <w:lang w:val="en-US"/>
        </w:rPr>
      </w:pPr>
      <w:bookmarkStart w:id="2" w:name="_Toc187834321"/>
      <w:r w:rsidRPr="00F42FF7">
        <w:rPr>
          <w:rFonts w:ascii="Arial" w:hAnsi="Arial" w:cs="Arial"/>
          <w:sz w:val="32"/>
          <w:szCs w:val="32"/>
          <w:lang w:val="en-US"/>
        </w:rPr>
        <w:t>Definitions</w:t>
      </w:r>
      <w:bookmarkEnd w:id="1"/>
      <w:bookmarkEnd w:id="2"/>
    </w:p>
    <w:p w14:paraId="60C3B6CD" w14:textId="77777777" w:rsidR="00BC29C4" w:rsidRPr="00F42FF7" w:rsidRDefault="00BC29C4" w:rsidP="007A1212">
      <w:pPr>
        <w:pStyle w:val="Ttulo2"/>
        <w:numPr>
          <w:ilvl w:val="1"/>
          <w:numId w:val="1"/>
        </w:numPr>
        <w:rPr>
          <w:rFonts w:ascii="Arial" w:hAnsi="Arial" w:cs="Arial"/>
          <w:sz w:val="28"/>
          <w:szCs w:val="28"/>
          <w:lang w:val="en-US"/>
        </w:rPr>
      </w:pPr>
      <w:bookmarkStart w:id="3" w:name="_Toc126421849"/>
      <w:bookmarkStart w:id="4" w:name="_Toc186930415"/>
      <w:bookmarkStart w:id="5" w:name="_Toc187834322"/>
      <w:r w:rsidRPr="00F42FF7">
        <w:rPr>
          <w:rFonts w:ascii="Arial" w:hAnsi="Arial" w:cs="Arial"/>
          <w:sz w:val="28"/>
          <w:szCs w:val="28"/>
          <w:lang w:val="en-US"/>
        </w:rPr>
        <w:t>Sampling time</w:t>
      </w:r>
      <w:bookmarkEnd w:id="3"/>
      <w:bookmarkEnd w:id="4"/>
      <w:bookmarkEnd w:id="5"/>
    </w:p>
    <w:p w14:paraId="4F48CDFC" w14:textId="77777777" w:rsidR="00BC29C4" w:rsidRPr="00F42FF7" w:rsidRDefault="00BC29C4" w:rsidP="00BC29C4">
      <w:pPr>
        <w:rPr>
          <w:rFonts w:ascii="Arial" w:hAnsi="Arial" w:cs="Arial"/>
          <w:sz w:val="20"/>
          <w:szCs w:val="20"/>
          <w:lang w:val="en-US"/>
        </w:rPr>
      </w:pPr>
      <w:r w:rsidRPr="00F42FF7">
        <w:rPr>
          <w:rFonts w:ascii="Arial" w:hAnsi="Arial" w:cs="Arial"/>
          <w:sz w:val="20"/>
          <w:szCs w:val="20"/>
          <w:lang w:val="en-US"/>
        </w:rPr>
        <w:t>The sampling time in an experiment refers to the time window during which data is collected. For example, if we count how many times the laboratory door opens over the course of 2 hours, the sampling time would be 2 hours.</w:t>
      </w:r>
    </w:p>
    <w:p w14:paraId="722CDF36" w14:textId="77777777" w:rsidR="00BC29C4" w:rsidRPr="00F42FF7" w:rsidRDefault="00BC29C4" w:rsidP="00BC29C4">
      <w:pPr>
        <w:pStyle w:val="Ttulo2"/>
        <w:numPr>
          <w:ilvl w:val="1"/>
          <w:numId w:val="1"/>
        </w:numPr>
        <w:rPr>
          <w:rFonts w:ascii="Arial" w:hAnsi="Arial" w:cs="Arial"/>
          <w:sz w:val="28"/>
          <w:szCs w:val="28"/>
          <w:lang w:val="en-US"/>
        </w:rPr>
      </w:pPr>
      <w:bookmarkStart w:id="6" w:name="_Toc186930422"/>
      <w:bookmarkStart w:id="7" w:name="_Toc187834323"/>
      <w:commentRangeStart w:id="8"/>
      <w:r w:rsidRPr="00F42FF7">
        <w:rPr>
          <w:rFonts w:ascii="Arial" w:hAnsi="Arial" w:cs="Arial"/>
          <w:sz w:val="28"/>
          <w:szCs w:val="28"/>
          <w:lang w:val="en-US"/>
        </w:rPr>
        <w:t>Edge type</w:t>
      </w:r>
      <w:bookmarkEnd w:id="6"/>
      <w:bookmarkEnd w:id="7"/>
      <w:commentRangeEnd w:id="8"/>
      <w:r w:rsidR="009C1D54" w:rsidRPr="00F42FF7">
        <w:rPr>
          <w:rStyle w:val="Refdecomentario"/>
          <w:rFonts w:asciiTheme="minorHAnsi" w:eastAsiaTheme="minorHAnsi" w:hAnsiTheme="minorHAnsi" w:cstheme="minorBidi"/>
          <w:color w:val="auto"/>
          <w:lang w:val="en-US"/>
        </w:rPr>
        <w:commentReference w:id="8"/>
      </w:r>
    </w:p>
    <w:p w14:paraId="4B5F3741" w14:textId="77777777" w:rsidR="005E27A2" w:rsidRPr="00876F3D" w:rsidRDefault="005E27A2" w:rsidP="005E27A2">
      <w:pPr>
        <w:rPr>
          <w:rFonts w:cs="Arial"/>
          <w:szCs w:val="20"/>
          <w:lang w:val="en-US"/>
        </w:rPr>
      </w:pPr>
      <w:r w:rsidRPr="00876F3D">
        <w:rPr>
          <w:rFonts w:cs="Arial"/>
          <w:szCs w:val="20"/>
          <w:lang w:val="en-US"/>
        </w:rPr>
        <w:t xml:space="preserve">The edge type indicates the type of transition of a digital electrical signal. There are two main types: rise edge and falling edge. If the transition goes from a low level (0) to a high level (1), we call it a rise edge. On the other hand, if we want to register an event when the signal transitions from a high level (1) to a low level (0), we call it a falling edge. </w:t>
      </w:r>
    </w:p>
    <w:p w14:paraId="1ED79F44" w14:textId="77777777" w:rsidR="005E27A2" w:rsidRPr="00876F3D" w:rsidRDefault="005E27A2" w:rsidP="005E27A2">
      <w:pPr>
        <w:rPr>
          <w:rFonts w:cs="Arial"/>
          <w:szCs w:val="20"/>
          <w:lang w:val="en-US"/>
        </w:rPr>
      </w:pPr>
      <w:r w:rsidRPr="00876F3D">
        <w:rPr>
          <w:rFonts w:cs="Arial"/>
          <w:szCs w:val="20"/>
          <w:lang w:val="en-US"/>
        </w:rPr>
        <w:t xml:space="preserve">The </w:t>
      </w:r>
      <w:proofErr w:type="spellStart"/>
      <w:r w:rsidRPr="00876F3D">
        <w:rPr>
          <w:rFonts w:cs="Arial"/>
          <w:szCs w:val="20"/>
          <w:lang w:val="en-US"/>
        </w:rPr>
        <w:t>Tausand</w:t>
      </w:r>
      <w:proofErr w:type="spellEnd"/>
      <w:r w:rsidRPr="00876F3D">
        <w:rPr>
          <w:rFonts w:cs="Arial"/>
          <w:szCs w:val="20"/>
          <w:lang w:val="en-US"/>
        </w:rPr>
        <w:t xml:space="preserve"> </w:t>
      </w:r>
      <w:proofErr w:type="spellStart"/>
      <w:r w:rsidRPr="00876F3D">
        <w:rPr>
          <w:rFonts w:cs="Arial"/>
          <w:szCs w:val="20"/>
          <w:lang w:val="en-US"/>
        </w:rPr>
        <w:t>Tempico</w:t>
      </w:r>
      <w:proofErr w:type="spellEnd"/>
      <w:r w:rsidRPr="00876F3D">
        <w:rPr>
          <w:rFonts w:cs="Arial"/>
          <w:szCs w:val="20"/>
          <w:lang w:val="en-US"/>
        </w:rPr>
        <w:t xml:space="preserve"> device allows for configuring the edge type for both the start signal and the stop signals. By default, </w:t>
      </w:r>
      <w:proofErr w:type="spellStart"/>
      <w:r w:rsidRPr="00876F3D">
        <w:rPr>
          <w:rFonts w:cs="Arial"/>
          <w:szCs w:val="20"/>
          <w:lang w:val="en-US"/>
        </w:rPr>
        <w:t>Tausand</w:t>
      </w:r>
      <w:proofErr w:type="spellEnd"/>
      <w:r w:rsidRPr="00876F3D">
        <w:rPr>
          <w:rFonts w:cs="Arial"/>
          <w:szCs w:val="20"/>
          <w:lang w:val="en-US"/>
        </w:rPr>
        <w:t xml:space="preserve"> </w:t>
      </w:r>
      <w:proofErr w:type="spellStart"/>
      <w:r w:rsidRPr="00876F3D">
        <w:rPr>
          <w:rFonts w:cs="Arial"/>
          <w:szCs w:val="20"/>
          <w:lang w:val="en-US"/>
        </w:rPr>
        <w:t>Tempico</w:t>
      </w:r>
      <w:proofErr w:type="spellEnd"/>
      <w:r w:rsidRPr="00876F3D">
        <w:rPr>
          <w:rFonts w:cs="Arial"/>
          <w:szCs w:val="20"/>
          <w:lang w:val="en-US"/>
        </w:rPr>
        <w:t xml:space="preserve"> is configured for reading rise edges. Below is a time diagram representation with a rise edge configuration for both the start signal (red) and the stop </w:t>
      </w:r>
      <w:commentRangeStart w:id="9"/>
      <w:r w:rsidRPr="00876F3D">
        <w:rPr>
          <w:rFonts w:cs="Arial"/>
          <w:szCs w:val="20"/>
          <w:lang w:val="en-US"/>
        </w:rPr>
        <w:t>signal</w:t>
      </w:r>
      <w:commentRangeEnd w:id="9"/>
      <w:r w:rsidRPr="00C314B5">
        <w:rPr>
          <w:rStyle w:val="Refdecomentario"/>
          <w:lang w:val="en-US"/>
        </w:rPr>
        <w:commentReference w:id="9"/>
      </w:r>
      <w:r w:rsidRPr="00876F3D">
        <w:rPr>
          <w:rFonts w:cs="Arial"/>
          <w:szCs w:val="20"/>
          <w:lang w:val="en-US"/>
        </w:rPr>
        <w:t xml:space="preserve"> (blue).</w:t>
      </w:r>
    </w:p>
    <w:p w14:paraId="5105C7B2" w14:textId="77777777" w:rsidR="005E27A2" w:rsidRPr="00876F3D" w:rsidRDefault="005E27A2" w:rsidP="005E27A2">
      <w:pPr>
        <w:rPr>
          <w:lang w:val="en-US"/>
        </w:rPr>
      </w:pPr>
      <w:r w:rsidRPr="00E31EDF">
        <w:rPr>
          <w:noProof/>
          <w:lang w:val="en-US"/>
        </w:rPr>
        <w:drawing>
          <wp:inline distT="0" distB="0" distL="0" distR="0" wp14:anchorId="34634A8A" wp14:editId="602F677F">
            <wp:extent cx="5612130" cy="1179195"/>
            <wp:effectExtent l="0" t="0" r="7620" b="1905"/>
            <wp:docPr id="8020534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3466" name="Imagen 1" descr="Tabla&#10;&#10;Descripción generada automáticamente"/>
                    <pic:cNvPicPr/>
                  </pic:nvPicPr>
                  <pic:blipFill>
                    <a:blip r:embed="rId14"/>
                    <a:stretch>
                      <a:fillRect/>
                    </a:stretch>
                  </pic:blipFill>
                  <pic:spPr>
                    <a:xfrm>
                      <a:off x="0" y="0"/>
                      <a:ext cx="5612130" cy="1179195"/>
                    </a:xfrm>
                    <a:prstGeom prst="rect">
                      <a:avLst/>
                    </a:prstGeom>
                  </pic:spPr>
                </pic:pic>
              </a:graphicData>
            </a:graphic>
          </wp:inline>
        </w:drawing>
      </w:r>
    </w:p>
    <w:p w14:paraId="32E08A73" w14:textId="36EC3ABC" w:rsidR="005E27A2" w:rsidRPr="005E27A2" w:rsidRDefault="005E27A2" w:rsidP="00BC29C4">
      <w:pPr>
        <w:rPr>
          <w:rFonts w:cs="Arial"/>
          <w:szCs w:val="20"/>
          <w:lang w:val="en-US"/>
        </w:rPr>
      </w:pPr>
      <w:r w:rsidRPr="00876F3D">
        <w:rPr>
          <w:rFonts w:cs="Arial"/>
          <w:szCs w:val="20"/>
          <w:lang w:val="en-US"/>
        </w:rPr>
        <w:t xml:space="preserve">Now we can see the representation of a </w:t>
      </w:r>
      <w:r w:rsidRPr="00876F3D">
        <w:rPr>
          <w:rFonts w:cs="Arial"/>
          <w:i/>
          <w:iCs/>
          <w:szCs w:val="20"/>
          <w:lang w:val="en-US"/>
        </w:rPr>
        <w:t>falling edge</w:t>
      </w:r>
      <w:r w:rsidRPr="00876F3D">
        <w:rPr>
          <w:rFonts w:cs="Arial"/>
          <w:szCs w:val="20"/>
          <w:lang w:val="en-US"/>
        </w:rPr>
        <w:t xml:space="preserve"> configuration for the start signal (red) and the stop signal (blue).</w:t>
      </w:r>
    </w:p>
    <w:p w14:paraId="05D61282" w14:textId="5FDAC30F" w:rsidR="00BC29C4" w:rsidRPr="00F42FF7" w:rsidRDefault="00C44DFB" w:rsidP="00BC29C4">
      <w:pPr>
        <w:pStyle w:val="Ttulo2"/>
        <w:numPr>
          <w:ilvl w:val="1"/>
          <w:numId w:val="1"/>
        </w:numPr>
        <w:rPr>
          <w:rFonts w:ascii="Arial" w:hAnsi="Arial" w:cs="Arial"/>
          <w:sz w:val="28"/>
          <w:szCs w:val="28"/>
          <w:lang w:val="en-US"/>
        </w:rPr>
      </w:pPr>
      <w:bookmarkStart w:id="10" w:name="_Toc187834324"/>
      <w:r w:rsidRPr="00F42FF7">
        <w:rPr>
          <w:rFonts w:ascii="Arial" w:hAnsi="Arial" w:cs="Arial"/>
          <w:sz w:val="28"/>
          <w:szCs w:val="28"/>
          <w:lang w:val="en-US"/>
        </w:rPr>
        <w:t>L</w:t>
      </w:r>
      <w:r w:rsidR="00BC29C4" w:rsidRPr="00F42FF7">
        <w:rPr>
          <w:rFonts w:ascii="Arial" w:hAnsi="Arial" w:cs="Arial"/>
          <w:sz w:val="28"/>
          <w:szCs w:val="28"/>
          <w:lang w:val="en-US"/>
        </w:rPr>
        <w:t>ifetime measurements</w:t>
      </w:r>
      <w:bookmarkEnd w:id="10"/>
    </w:p>
    <w:p w14:paraId="607272D5" w14:textId="77777777" w:rsidR="00094090" w:rsidRPr="00F42FF7" w:rsidRDefault="001F7692" w:rsidP="00BC29C4">
      <w:pPr>
        <w:rPr>
          <w:rFonts w:ascii="Arial" w:hAnsi="Arial" w:cs="Arial"/>
          <w:sz w:val="20"/>
          <w:szCs w:val="20"/>
          <w:lang w:val="en-US"/>
        </w:rPr>
      </w:pPr>
      <w:r w:rsidRPr="00F42FF7">
        <w:rPr>
          <w:rFonts w:ascii="Arial" w:hAnsi="Arial" w:cs="Arial"/>
          <w:sz w:val="20"/>
          <w:szCs w:val="20"/>
          <w:lang w:val="en-US"/>
        </w:rPr>
        <w:t xml:space="preserve">Lifetime measurements are used to determine how long a molecule, particle, or physical system stays in an excited state before returning to its ground state, or to quantify the duration of a short-lived compound. Most of these measurements are performed by measuring the time difference between two photons. </w:t>
      </w:r>
    </w:p>
    <w:p w14:paraId="0D82BD58" w14:textId="4F1ABEF6" w:rsidR="00281D22" w:rsidRPr="00F42FF7" w:rsidRDefault="00281D22" w:rsidP="00BC29C4">
      <w:pPr>
        <w:rPr>
          <w:rFonts w:ascii="Arial" w:hAnsi="Arial" w:cs="Arial"/>
          <w:sz w:val="20"/>
          <w:szCs w:val="20"/>
          <w:lang w:val="en-US"/>
        </w:rPr>
      </w:pPr>
      <w:r w:rsidRPr="00F42FF7">
        <w:rPr>
          <w:rFonts w:ascii="Arial" w:hAnsi="Arial" w:cs="Arial"/>
          <w:sz w:val="20"/>
          <w:szCs w:val="20"/>
          <w:lang w:val="en-US"/>
        </w:rPr>
        <w:t xml:space="preserve">One of the most widely used techniques for this type of measurement is time-correlated single photon counting </w:t>
      </w:r>
      <w:r w:rsidR="003D2194">
        <w:rPr>
          <w:rFonts w:ascii="Arial" w:hAnsi="Arial" w:cs="Arial"/>
          <w:sz w:val="20"/>
          <w:szCs w:val="20"/>
          <w:lang w:val="en-US"/>
        </w:rPr>
        <w:t xml:space="preserve">or just </w:t>
      </w:r>
      <w:commentRangeStart w:id="11"/>
      <w:r w:rsidRPr="00F42FF7">
        <w:rPr>
          <w:rFonts w:ascii="Arial" w:hAnsi="Arial" w:cs="Arial"/>
          <w:sz w:val="20"/>
          <w:szCs w:val="20"/>
          <w:lang w:val="en-US"/>
        </w:rPr>
        <w:t>TCSPC</w:t>
      </w:r>
      <w:commentRangeEnd w:id="11"/>
      <w:r w:rsidR="004F2914" w:rsidRPr="00F42FF7">
        <w:rPr>
          <w:rStyle w:val="Refdecomentario"/>
          <w:lang w:val="en-US"/>
        </w:rPr>
        <w:commentReference w:id="11"/>
      </w:r>
      <w:r w:rsidR="003D2194">
        <w:rPr>
          <w:rFonts w:ascii="Arial" w:hAnsi="Arial" w:cs="Arial"/>
          <w:sz w:val="20"/>
          <w:szCs w:val="20"/>
          <w:lang w:val="en-US"/>
        </w:rPr>
        <w:t xml:space="preserve"> </w:t>
      </w:r>
      <w:r w:rsidR="003D2194" w:rsidRPr="003D2194">
        <w:rPr>
          <w:rFonts w:ascii="Arial" w:hAnsi="Arial" w:cs="Arial"/>
          <w:sz w:val="20"/>
          <w:szCs w:val="20"/>
          <w:lang w:val="en-US"/>
        </w:rPr>
        <w:t>(Hirvonen &amp; Suhling, 2016)</w:t>
      </w:r>
      <w:r w:rsidRPr="00F42FF7">
        <w:rPr>
          <w:rFonts w:ascii="Arial" w:hAnsi="Arial" w:cs="Arial"/>
          <w:sz w:val="20"/>
          <w:szCs w:val="20"/>
          <w:lang w:val="en-US"/>
        </w:rPr>
        <w:t>. This technique relies on the emission of a pulse from a laser, which acts as a trigger to start the measurement. If the laser's frequency is correct, it partially excites the sample. Subsequently, the sample decays and emits a photon back. Some of these photons are detected by an electronic system, which converts them into electrical pulses. These electrical pulses mark the end of the measurement. The time difference between the start pulse and the stop pulse is mapped onto a histogram. Ultimately, the obtained histogram provides information about the temporal distribution of the sample's exciting state.</w:t>
      </w:r>
    </w:p>
    <w:p w14:paraId="21EFF1FB" w14:textId="50B9EC11" w:rsidR="00BC29C4" w:rsidRPr="00F42FF7" w:rsidRDefault="001F7692" w:rsidP="00BC29C4">
      <w:pPr>
        <w:rPr>
          <w:rFonts w:ascii="Arial" w:hAnsi="Arial" w:cs="Arial"/>
          <w:sz w:val="20"/>
          <w:szCs w:val="20"/>
          <w:lang w:val="en-US"/>
        </w:rPr>
      </w:pP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w:t>
      </w:r>
      <w:r w:rsidR="00C14DD4" w:rsidRPr="00F42FF7">
        <w:rPr>
          <w:rFonts w:ascii="Arial" w:hAnsi="Arial" w:cs="Arial"/>
          <w:sz w:val="20"/>
          <w:szCs w:val="20"/>
          <w:lang w:val="en-US"/>
        </w:rPr>
        <w:t>can capture</w:t>
      </w:r>
      <w:r w:rsidRPr="00F42FF7">
        <w:rPr>
          <w:rFonts w:ascii="Arial" w:hAnsi="Arial" w:cs="Arial"/>
          <w:sz w:val="20"/>
          <w:szCs w:val="20"/>
          <w:lang w:val="en-US"/>
        </w:rPr>
        <w:t xml:space="preserve"> data in techniques that involve the emission and detection of pulses, such as in single photon counting. Several lifetime measurement methods can be applied depending on the type of analysis being performed.</w:t>
      </w:r>
    </w:p>
    <w:p w14:paraId="3BEC9446" w14:textId="10F0D314" w:rsidR="001F7692" w:rsidRPr="00F42FF7" w:rsidRDefault="001F7692" w:rsidP="00DD2513">
      <w:pPr>
        <w:pStyle w:val="Ttulo3"/>
        <w:numPr>
          <w:ilvl w:val="2"/>
          <w:numId w:val="1"/>
        </w:numPr>
        <w:rPr>
          <w:lang w:val="en-US"/>
        </w:rPr>
      </w:pPr>
      <w:bookmarkStart w:id="12" w:name="_Toc187834325"/>
      <w:r w:rsidRPr="00F42FF7">
        <w:rPr>
          <w:lang w:val="en-US"/>
        </w:rPr>
        <w:lastRenderedPageBreak/>
        <w:t>Fluorescence Lifetime measurements</w:t>
      </w:r>
      <w:bookmarkEnd w:id="12"/>
    </w:p>
    <w:p w14:paraId="6357D754" w14:textId="10422315" w:rsidR="001F7692" w:rsidRPr="00F42FF7" w:rsidRDefault="00281D22" w:rsidP="00BC29C4">
      <w:pPr>
        <w:rPr>
          <w:rFonts w:ascii="Arial" w:hAnsi="Arial" w:cs="Arial"/>
          <w:sz w:val="20"/>
          <w:szCs w:val="20"/>
          <w:lang w:val="en-US"/>
        </w:rPr>
      </w:pPr>
      <w:r w:rsidRPr="00F42FF7">
        <w:rPr>
          <w:rFonts w:ascii="Arial" w:hAnsi="Arial" w:cs="Arial"/>
          <w:sz w:val="20"/>
          <w:szCs w:val="20"/>
          <w:lang w:val="en-US"/>
        </w:rPr>
        <w:t>This technique involves the use of a fluorophore to measure the time it takes to return to the ground state from the excited state. It is primarily used for the analysis of chemical and biological samples. The analysis is conducted by creating an environment with a fluorophore, and any change in the sample causes a modification in the fluorescent environment. In this way, temporal differences associated with interactions or changes in the sample can be obtained</w:t>
      </w:r>
      <w:r w:rsidR="003D2194">
        <w:rPr>
          <w:rFonts w:ascii="Arial" w:hAnsi="Arial" w:cs="Arial"/>
          <w:sz w:val="20"/>
          <w:szCs w:val="20"/>
          <w:lang w:val="en-US"/>
        </w:rPr>
        <w:t xml:space="preserve"> </w:t>
      </w:r>
      <w:r w:rsidR="003D2194" w:rsidRPr="00E56139">
        <w:rPr>
          <w:rFonts w:ascii="Arial" w:hAnsi="Arial" w:cs="Arial"/>
          <w:sz w:val="20"/>
          <w:szCs w:val="20"/>
          <w:lang w:val="en-US"/>
        </w:rPr>
        <w:t xml:space="preserve">(Berezin &amp; </w:t>
      </w:r>
      <w:proofErr w:type="spellStart"/>
      <w:r w:rsidR="003D2194" w:rsidRPr="00E56139">
        <w:rPr>
          <w:rFonts w:ascii="Arial" w:hAnsi="Arial" w:cs="Arial"/>
          <w:sz w:val="20"/>
          <w:szCs w:val="20"/>
          <w:lang w:val="en-US"/>
        </w:rPr>
        <w:t>Achilefu</w:t>
      </w:r>
      <w:proofErr w:type="spellEnd"/>
      <w:r w:rsidR="003D2194" w:rsidRPr="00E56139">
        <w:rPr>
          <w:rFonts w:ascii="Arial" w:hAnsi="Arial" w:cs="Arial"/>
          <w:sz w:val="20"/>
          <w:szCs w:val="20"/>
          <w:lang w:val="en-US"/>
        </w:rPr>
        <w:t>, 2010).</w:t>
      </w:r>
      <w:r w:rsidRPr="00F42FF7">
        <w:rPr>
          <w:rFonts w:ascii="Arial" w:hAnsi="Arial" w:cs="Arial"/>
          <w:sz w:val="20"/>
          <w:szCs w:val="20"/>
          <w:lang w:val="en-US"/>
        </w:rPr>
        <w:t>.</w:t>
      </w:r>
    </w:p>
    <w:p w14:paraId="7E44D041" w14:textId="7D101D87" w:rsidR="002A521A" w:rsidRPr="00F42FF7" w:rsidRDefault="002A521A" w:rsidP="002A521A">
      <w:pPr>
        <w:pStyle w:val="Ttulo1"/>
        <w:numPr>
          <w:ilvl w:val="0"/>
          <w:numId w:val="1"/>
        </w:numPr>
        <w:rPr>
          <w:rFonts w:ascii="Arial" w:hAnsi="Arial" w:cs="Arial"/>
          <w:sz w:val="32"/>
          <w:szCs w:val="32"/>
          <w:lang w:val="en-US"/>
        </w:rPr>
      </w:pPr>
      <w:bookmarkStart w:id="13" w:name="_Toc187834326"/>
      <w:r w:rsidRPr="00F42FF7">
        <w:rPr>
          <w:rFonts w:ascii="Arial" w:hAnsi="Arial" w:cs="Arial"/>
          <w:sz w:val="32"/>
          <w:szCs w:val="32"/>
          <w:lang w:val="en-US"/>
        </w:rPr>
        <w:t>Description</w:t>
      </w:r>
      <w:bookmarkEnd w:id="13"/>
    </w:p>
    <w:p w14:paraId="5826CE73" w14:textId="6A120D0F" w:rsidR="002A521A" w:rsidRPr="00F42FF7" w:rsidRDefault="003B3A09" w:rsidP="00BC29C4">
      <w:pPr>
        <w:rPr>
          <w:rFonts w:ascii="Arial" w:hAnsi="Arial" w:cs="Arial"/>
          <w:sz w:val="20"/>
          <w:szCs w:val="20"/>
          <w:lang w:val="en-US"/>
        </w:rPr>
      </w:pP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is designed to facilitate the use of the </w:t>
      </w:r>
      <w:proofErr w:type="spellStart"/>
      <w:r w:rsidRPr="00F42FF7">
        <w:rPr>
          <w:rFonts w:ascii="Arial" w:hAnsi="Arial" w:cs="Arial"/>
          <w:sz w:val="20"/>
          <w:szCs w:val="20"/>
          <w:lang w:val="en-US"/>
        </w:rPr>
        <w:t>Tausand</w:t>
      </w:r>
      <w:proofErr w:type="spellEnd"/>
      <w:r w:rsidRPr="00F42FF7">
        <w:rPr>
          <w:rFonts w:ascii="Arial" w:hAnsi="Arial" w:cs="Arial"/>
          <w:sz w:val="20"/>
          <w:szCs w:val="20"/>
          <w:lang w:val="en-US"/>
        </w:rPr>
        <w:t xml:space="preserv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TP1004 devices. It is a graphical interface that allows </w:t>
      </w:r>
      <w:r w:rsidR="00B52159" w:rsidRPr="00F42FF7">
        <w:rPr>
          <w:rFonts w:ascii="Arial" w:hAnsi="Arial" w:cs="Arial"/>
          <w:sz w:val="20"/>
          <w:szCs w:val="20"/>
          <w:lang w:val="en-US"/>
        </w:rPr>
        <w:t xml:space="preserve">performing </w:t>
      </w:r>
      <w:r w:rsidRPr="00F42FF7">
        <w:rPr>
          <w:rFonts w:ascii="Arial" w:hAnsi="Arial" w:cs="Arial"/>
          <w:sz w:val="20"/>
          <w:szCs w:val="20"/>
          <w:lang w:val="en-US"/>
        </w:rPr>
        <w:t xml:space="preserve">time histogram measurements and </w:t>
      </w:r>
      <w:r w:rsidRPr="00F42FF7">
        <w:rPr>
          <w:rFonts w:ascii="Arial" w:hAnsi="Arial" w:cs="Arial"/>
          <w:i/>
          <w:iCs/>
          <w:sz w:val="20"/>
          <w:szCs w:val="20"/>
          <w:lang w:val="en-US"/>
        </w:rPr>
        <w:t>lifetime</w:t>
      </w:r>
      <w:r w:rsidRPr="00F42FF7">
        <w:rPr>
          <w:rFonts w:ascii="Arial" w:hAnsi="Arial" w:cs="Arial"/>
          <w:sz w:val="20"/>
          <w:szCs w:val="20"/>
          <w:lang w:val="en-US"/>
        </w:rPr>
        <w:t xml:space="preserve"> measurements. From the software, it is possible to configure the device, as well as save the measurement data and generated graphs in various text and image formats, respectively. Additionally,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provides extra functions, such as creating custom adjustments for certain graphs, and </w:t>
      </w:r>
      <w:r w:rsidR="002A27C9" w:rsidRPr="00F42FF7">
        <w:rPr>
          <w:rFonts w:ascii="Arial" w:hAnsi="Arial" w:cs="Arial"/>
          <w:sz w:val="20"/>
          <w:szCs w:val="20"/>
          <w:lang w:val="en-US"/>
        </w:rPr>
        <w:t>allowing</w:t>
      </w:r>
      <w:r w:rsidRPr="00F42FF7">
        <w:rPr>
          <w:rFonts w:ascii="Arial" w:hAnsi="Arial" w:cs="Arial"/>
          <w:sz w:val="20"/>
          <w:szCs w:val="20"/>
          <w:lang w:val="en-US"/>
        </w:rPr>
        <w:t xml:space="preserve"> monitoring the device to ensure the measurement is being performed correctly.</w:t>
      </w:r>
    </w:p>
    <w:p w14:paraId="4F1CBA68" w14:textId="61D58DBE" w:rsidR="00CB4B77" w:rsidRPr="00F42FF7" w:rsidRDefault="00CB4B77" w:rsidP="00CB4B77">
      <w:pPr>
        <w:pStyle w:val="Ttulo1"/>
        <w:numPr>
          <w:ilvl w:val="0"/>
          <w:numId w:val="1"/>
        </w:numPr>
        <w:rPr>
          <w:rFonts w:ascii="Arial" w:hAnsi="Arial" w:cs="Arial"/>
          <w:sz w:val="32"/>
          <w:szCs w:val="32"/>
          <w:lang w:val="en-US"/>
        </w:rPr>
      </w:pPr>
      <w:bookmarkStart w:id="14" w:name="_Toc187834327"/>
      <w:r w:rsidRPr="00F42FF7">
        <w:rPr>
          <w:rFonts w:ascii="Arial" w:hAnsi="Arial" w:cs="Arial"/>
          <w:sz w:val="32"/>
          <w:szCs w:val="32"/>
          <w:lang w:val="en-US"/>
        </w:rPr>
        <w:t>Specifications</w:t>
      </w:r>
      <w:bookmarkEnd w:id="14"/>
    </w:p>
    <w:p w14:paraId="56AF8826" w14:textId="368C7F62" w:rsidR="002A521A" w:rsidRPr="00F42FF7" w:rsidRDefault="002A521A" w:rsidP="002A521A">
      <w:pPr>
        <w:rPr>
          <w:rFonts w:ascii="Arial" w:hAnsi="Arial" w:cs="Arial"/>
          <w:sz w:val="20"/>
          <w:szCs w:val="20"/>
          <w:lang w:val="en-US"/>
        </w:rPr>
      </w:pP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is designed to run on devices with low requirements, allowing </w:t>
      </w:r>
      <w:r w:rsidR="00141EEC" w:rsidRPr="00F42FF7">
        <w:rPr>
          <w:rFonts w:ascii="Arial" w:hAnsi="Arial" w:cs="Arial"/>
          <w:sz w:val="20"/>
          <w:szCs w:val="20"/>
          <w:lang w:val="en-US"/>
        </w:rPr>
        <w:t xml:space="preserve">most </w:t>
      </w:r>
      <w:r w:rsidRPr="00F42FF7">
        <w:rPr>
          <w:rFonts w:ascii="Arial" w:hAnsi="Arial" w:cs="Arial"/>
          <w:sz w:val="20"/>
          <w:szCs w:val="20"/>
          <w:lang w:val="en-US"/>
        </w:rPr>
        <w:t>laborator</w:t>
      </w:r>
      <w:r w:rsidR="00141EEC" w:rsidRPr="00F42FF7">
        <w:rPr>
          <w:rFonts w:ascii="Arial" w:hAnsi="Arial" w:cs="Arial"/>
          <w:sz w:val="20"/>
          <w:szCs w:val="20"/>
          <w:lang w:val="en-US"/>
        </w:rPr>
        <w:t>ies</w:t>
      </w:r>
      <w:r w:rsidRPr="00F42FF7">
        <w:rPr>
          <w:rFonts w:ascii="Arial" w:hAnsi="Arial" w:cs="Arial"/>
          <w:sz w:val="20"/>
          <w:szCs w:val="20"/>
          <w:lang w:val="en-US"/>
        </w:rPr>
        <w:t xml:space="preserve"> to use it. The minimum requirements for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to function are as follows:</w:t>
      </w:r>
    </w:p>
    <w:p w14:paraId="2706F97E" w14:textId="2D758502" w:rsidR="002A521A" w:rsidRPr="00F42FF7" w:rsidRDefault="002A521A" w:rsidP="002A521A">
      <w:pPr>
        <w:numPr>
          <w:ilvl w:val="0"/>
          <w:numId w:val="2"/>
        </w:numPr>
        <w:rPr>
          <w:rFonts w:ascii="Arial" w:hAnsi="Arial" w:cs="Arial"/>
          <w:sz w:val="20"/>
          <w:szCs w:val="20"/>
          <w:lang w:val="en-US"/>
        </w:rPr>
      </w:pPr>
      <w:commentRangeStart w:id="15"/>
      <w:r w:rsidRPr="00F42FF7">
        <w:rPr>
          <w:rFonts w:ascii="Arial" w:hAnsi="Arial" w:cs="Arial"/>
          <w:b/>
          <w:bCs/>
          <w:sz w:val="20"/>
          <w:szCs w:val="20"/>
          <w:lang w:val="en-US"/>
        </w:rPr>
        <w:t>OS</w:t>
      </w:r>
      <w:r w:rsidRPr="00F42FF7">
        <w:rPr>
          <w:rFonts w:ascii="Arial" w:hAnsi="Arial" w:cs="Arial"/>
          <w:sz w:val="20"/>
          <w:szCs w:val="20"/>
          <w:lang w:val="en-US"/>
        </w:rPr>
        <w:t>: Windows 7 Home Premium, Windows 7 Professional, Windows 7 Ultimate</w:t>
      </w:r>
      <w:commentRangeEnd w:id="15"/>
      <w:r w:rsidR="00C53DD1" w:rsidRPr="00F42FF7">
        <w:rPr>
          <w:rStyle w:val="Refdecomentario"/>
          <w:lang w:val="en-US"/>
        </w:rPr>
        <w:commentReference w:id="15"/>
      </w:r>
      <w:r w:rsidR="0094309B">
        <w:rPr>
          <w:rFonts w:ascii="Arial" w:hAnsi="Arial" w:cs="Arial"/>
          <w:sz w:val="20"/>
          <w:szCs w:val="20"/>
          <w:lang w:val="en-US"/>
        </w:rPr>
        <w:t>, Ubuntu 20.04, Ubuntu 20.10.</w:t>
      </w:r>
    </w:p>
    <w:p w14:paraId="519E1F87" w14:textId="77777777" w:rsidR="002A521A" w:rsidRPr="0094309B" w:rsidRDefault="002A521A" w:rsidP="002A521A">
      <w:pPr>
        <w:numPr>
          <w:ilvl w:val="0"/>
          <w:numId w:val="2"/>
        </w:numPr>
        <w:rPr>
          <w:rFonts w:ascii="Arial" w:hAnsi="Arial" w:cs="Arial"/>
          <w:sz w:val="20"/>
          <w:szCs w:val="20"/>
        </w:rPr>
      </w:pPr>
      <w:r w:rsidRPr="0094309B">
        <w:rPr>
          <w:rFonts w:ascii="Arial" w:hAnsi="Arial" w:cs="Arial"/>
          <w:b/>
          <w:bCs/>
          <w:sz w:val="20"/>
          <w:szCs w:val="20"/>
        </w:rPr>
        <w:t>CPU</w:t>
      </w:r>
      <w:r w:rsidRPr="0094309B">
        <w:rPr>
          <w:rFonts w:ascii="Arial" w:hAnsi="Arial" w:cs="Arial"/>
          <w:sz w:val="20"/>
          <w:szCs w:val="20"/>
        </w:rPr>
        <w:t>: Intel Pentium Dual-Core E5200</w:t>
      </w:r>
    </w:p>
    <w:p w14:paraId="3A2C6632" w14:textId="77777777" w:rsidR="002A521A" w:rsidRPr="00F42FF7" w:rsidRDefault="002A521A" w:rsidP="002A521A">
      <w:pPr>
        <w:numPr>
          <w:ilvl w:val="0"/>
          <w:numId w:val="2"/>
        </w:numPr>
        <w:rPr>
          <w:rFonts w:ascii="Arial" w:hAnsi="Arial" w:cs="Arial"/>
          <w:sz w:val="20"/>
          <w:szCs w:val="20"/>
          <w:lang w:val="en-US"/>
        </w:rPr>
      </w:pPr>
      <w:r w:rsidRPr="00F42FF7">
        <w:rPr>
          <w:rFonts w:ascii="Arial" w:hAnsi="Arial" w:cs="Arial"/>
          <w:b/>
          <w:bCs/>
          <w:sz w:val="20"/>
          <w:szCs w:val="20"/>
          <w:lang w:val="en-US"/>
        </w:rPr>
        <w:t>RAM</w:t>
      </w:r>
      <w:r w:rsidRPr="00F42FF7">
        <w:rPr>
          <w:rFonts w:ascii="Arial" w:hAnsi="Arial" w:cs="Arial"/>
          <w:sz w:val="20"/>
          <w:szCs w:val="20"/>
          <w:lang w:val="en-US"/>
        </w:rPr>
        <w:t>: 1 GB</w:t>
      </w:r>
    </w:p>
    <w:p w14:paraId="54595212" w14:textId="77777777" w:rsidR="002A521A" w:rsidRPr="00F42FF7" w:rsidRDefault="002A521A" w:rsidP="002A521A">
      <w:pPr>
        <w:numPr>
          <w:ilvl w:val="0"/>
          <w:numId w:val="2"/>
        </w:numPr>
        <w:rPr>
          <w:rFonts w:ascii="Arial" w:hAnsi="Arial" w:cs="Arial"/>
          <w:sz w:val="20"/>
          <w:szCs w:val="20"/>
          <w:lang w:val="en-US"/>
        </w:rPr>
      </w:pPr>
      <w:r w:rsidRPr="00F42FF7">
        <w:rPr>
          <w:rFonts w:ascii="Arial" w:hAnsi="Arial" w:cs="Arial"/>
          <w:b/>
          <w:bCs/>
          <w:sz w:val="20"/>
          <w:szCs w:val="20"/>
          <w:lang w:val="en-US"/>
        </w:rPr>
        <w:t>Storage</w:t>
      </w:r>
      <w:r w:rsidRPr="00F42FF7">
        <w:rPr>
          <w:rFonts w:ascii="Arial" w:hAnsi="Arial" w:cs="Arial"/>
          <w:sz w:val="20"/>
          <w:szCs w:val="20"/>
          <w:lang w:val="en-US"/>
        </w:rPr>
        <w:t>: 500 MB available</w:t>
      </w:r>
    </w:p>
    <w:p w14:paraId="01AE6871" w14:textId="77777777" w:rsidR="002A521A" w:rsidRPr="00F42FF7" w:rsidRDefault="002A521A" w:rsidP="002A521A">
      <w:pPr>
        <w:rPr>
          <w:rFonts w:ascii="Arial" w:hAnsi="Arial" w:cs="Arial"/>
          <w:sz w:val="20"/>
          <w:szCs w:val="20"/>
          <w:lang w:val="en-US"/>
        </w:rPr>
      </w:pPr>
      <w:r w:rsidRPr="00F42FF7">
        <w:rPr>
          <w:rFonts w:ascii="Arial" w:hAnsi="Arial" w:cs="Arial"/>
          <w:sz w:val="20"/>
          <w:szCs w:val="20"/>
          <w:lang w:val="en-US"/>
        </w:rPr>
        <w:t xml:space="preserve">For measurements with large data sets or long durations (greater than 6 hours), the performance of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may decrease. However, on higher-performance devices, this issue is mitigated.</w:t>
      </w:r>
    </w:p>
    <w:p w14:paraId="5EDCF490" w14:textId="0282C3D0" w:rsidR="0089537F" w:rsidRPr="00F42FF7" w:rsidRDefault="0089537F" w:rsidP="0089537F">
      <w:pPr>
        <w:pStyle w:val="Ttulo1"/>
        <w:numPr>
          <w:ilvl w:val="0"/>
          <w:numId w:val="1"/>
        </w:numPr>
        <w:rPr>
          <w:rFonts w:ascii="Arial" w:hAnsi="Arial" w:cs="Arial"/>
          <w:sz w:val="32"/>
          <w:szCs w:val="32"/>
          <w:lang w:val="en-US"/>
        </w:rPr>
      </w:pPr>
      <w:bookmarkStart w:id="16" w:name="_Toc187834328"/>
      <w:r w:rsidRPr="00F42FF7">
        <w:rPr>
          <w:rFonts w:ascii="Arial" w:hAnsi="Arial" w:cs="Arial"/>
          <w:sz w:val="32"/>
          <w:szCs w:val="32"/>
          <w:lang w:val="en-US"/>
        </w:rPr>
        <w:t>Installation</w:t>
      </w:r>
      <w:bookmarkEnd w:id="16"/>
    </w:p>
    <w:p w14:paraId="5837934C" w14:textId="341F90C2" w:rsidR="0089537F" w:rsidRPr="00F42FF7" w:rsidRDefault="0089537F" w:rsidP="0089537F">
      <w:pPr>
        <w:pStyle w:val="Ttulo2"/>
        <w:numPr>
          <w:ilvl w:val="1"/>
          <w:numId w:val="1"/>
        </w:numPr>
        <w:rPr>
          <w:rFonts w:ascii="Arial" w:hAnsi="Arial" w:cs="Arial"/>
          <w:sz w:val="28"/>
          <w:szCs w:val="28"/>
          <w:lang w:val="en-US"/>
        </w:rPr>
      </w:pPr>
      <w:bookmarkStart w:id="17" w:name="_Toc187834329"/>
      <w:r w:rsidRPr="00F42FF7">
        <w:rPr>
          <w:rFonts w:ascii="Arial" w:hAnsi="Arial" w:cs="Arial"/>
          <w:sz w:val="28"/>
          <w:szCs w:val="28"/>
          <w:lang w:val="en-US"/>
        </w:rPr>
        <w:t>Windows</w:t>
      </w:r>
      <w:bookmarkEnd w:id="17"/>
    </w:p>
    <w:p w14:paraId="79F3D0A6" w14:textId="2860F9CE" w:rsidR="0089537F" w:rsidRPr="00F42FF7" w:rsidRDefault="0089537F" w:rsidP="0089537F">
      <w:pPr>
        <w:rPr>
          <w:rFonts w:ascii="Arial" w:hAnsi="Arial" w:cs="Arial"/>
          <w:sz w:val="20"/>
          <w:szCs w:val="20"/>
          <w:lang w:val="en-US"/>
        </w:rPr>
      </w:pPr>
      <w:r w:rsidRPr="00F42FF7">
        <w:rPr>
          <w:rFonts w:ascii="Arial" w:hAnsi="Arial" w:cs="Arial"/>
          <w:sz w:val="20"/>
          <w:szCs w:val="20"/>
          <w:lang w:val="en-US"/>
        </w:rPr>
        <w:t xml:space="preserve">The first step is to download the software from the </w:t>
      </w:r>
      <w:proofErr w:type="spellStart"/>
      <w:r w:rsidRPr="00F42FF7">
        <w:rPr>
          <w:rFonts w:ascii="Arial" w:hAnsi="Arial" w:cs="Arial"/>
          <w:sz w:val="20"/>
          <w:szCs w:val="20"/>
          <w:lang w:val="en-US"/>
        </w:rPr>
        <w:t>Tausand</w:t>
      </w:r>
      <w:proofErr w:type="spellEnd"/>
      <w:r w:rsidRPr="00F42FF7">
        <w:rPr>
          <w:rFonts w:ascii="Arial" w:hAnsi="Arial" w:cs="Arial"/>
          <w:sz w:val="20"/>
          <w:szCs w:val="20"/>
          <w:lang w:val="en-US"/>
        </w:rPr>
        <w:t xml:space="preserve"> website: </w:t>
      </w:r>
      <w:hyperlink r:id="rId15" w:tgtFrame="_new" w:history="1">
        <w:r w:rsidRPr="00F42FF7">
          <w:rPr>
            <w:rStyle w:val="Hipervnculo"/>
            <w:rFonts w:ascii="Arial" w:hAnsi="Arial" w:cs="Arial"/>
            <w:sz w:val="20"/>
            <w:szCs w:val="20"/>
            <w:lang w:val="en-US"/>
          </w:rPr>
          <w:t>https://www.tausand.com/downloads/</w:t>
        </w:r>
      </w:hyperlink>
      <w:r w:rsidRPr="00F42FF7">
        <w:rPr>
          <w:rFonts w:ascii="Arial" w:hAnsi="Arial" w:cs="Arial"/>
          <w:sz w:val="20"/>
          <w:szCs w:val="20"/>
          <w:lang w:val="en-US"/>
        </w:rPr>
        <w:t>. From this page, an executable file will be downloaded, which should be run to complete the installation by following the steps provided.</w:t>
      </w:r>
    </w:p>
    <w:p w14:paraId="1A793AD4" w14:textId="71798700" w:rsidR="008A0CEA" w:rsidRPr="00F42FF7" w:rsidRDefault="00FC79C5" w:rsidP="0089537F">
      <w:pPr>
        <w:rPr>
          <w:rFonts w:ascii="Arial" w:hAnsi="Arial" w:cs="Arial"/>
          <w:sz w:val="20"/>
          <w:szCs w:val="20"/>
          <w:lang w:val="en-US"/>
        </w:rPr>
      </w:pPr>
      <w:r w:rsidRPr="00F42FF7">
        <w:rPr>
          <w:rFonts w:ascii="Arial" w:hAnsi="Arial" w:cs="Arial"/>
          <w:sz w:val="20"/>
          <w:szCs w:val="20"/>
          <w:lang w:val="en-US"/>
        </w:rPr>
        <w:t>When opening the installer, it will request permission to run, to which we should respond affirmatively. After that, a window will appear asking us to select the installation path. We can choose the desired path; by default, the software will be installed in the Program Files folder.</w:t>
      </w:r>
    </w:p>
    <w:p w14:paraId="5AA936ED" w14:textId="6DBFEB75" w:rsidR="0089537F" w:rsidRPr="00F42FF7" w:rsidRDefault="008A0CEA" w:rsidP="008A0CEA">
      <w:pPr>
        <w:jc w:val="center"/>
        <w:rPr>
          <w:lang w:val="en-US"/>
        </w:rPr>
      </w:pPr>
      <w:r w:rsidRPr="00F42FF7">
        <w:rPr>
          <w:noProof/>
          <w:lang w:val="en-US"/>
        </w:rPr>
        <w:lastRenderedPageBreak/>
        <w:drawing>
          <wp:inline distT="0" distB="0" distL="0" distR="0" wp14:anchorId="76B8E947" wp14:editId="454C00FF">
            <wp:extent cx="3916100" cy="2937076"/>
            <wp:effectExtent l="0" t="0" r="8255" b="0"/>
            <wp:docPr id="17473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163" name=""/>
                    <pic:cNvPicPr/>
                  </pic:nvPicPr>
                  <pic:blipFill>
                    <a:blip r:embed="rId16"/>
                    <a:stretch>
                      <a:fillRect/>
                    </a:stretch>
                  </pic:blipFill>
                  <pic:spPr>
                    <a:xfrm>
                      <a:off x="0" y="0"/>
                      <a:ext cx="3916100" cy="2937076"/>
                    </a:xfrm>
                    <a:prstGeom prst="rect">
                      <a:avLst/>
                    </a:prstGeom>
                  </pic:spPr>
                </pic:pic>
              </a:graphicData>
            </a:graphic>
          </wp:inline>
        </w:drawing>
      </w:r>
    </w:p>
    <w:p w14:paraId="172F6A19" w14:textId="0C15DDEA" w:rsidR="00FC79C5" w:rsidRPr="00F42FF7" w:rsidRDefault="00FC79C5" w:rsidP="00FC79C5">
      <w:pPr>
        <w:rPr>
          <w:rFonts w:ascii="Arial" w:hAnsi="Arial" w:cs="Arial"/>
          <w:sz w:val="20"/>
          <w:szCs w:val="20"/>
          <w:lang w:val="en-US"/>
        </w:rPr>
      </w:pPr>
      <w:r w:rsidRPr="00F42FF7">
        <w:rPr>
          <w:rFonts w:ascii="Arial" w:hAnsi="Arial" w:cs="Arial"/>
          <w:sz w:val="20"/>
          <w:szCs w:val="20"/>
          <w:lang w:val="en-US"/>
        </w:rPr>
        <w:t>Next, we will be asked if we want to create a shortcut on the desktop. To do so, we should check the corresponding box.</w:t>
      </w:r>
    </w:p>
    <w:p w14:paraId="46A6D7C2" w14:textId="788165E8" w:rsidR="008A0CEA" w:rsidRPr="00F42FF7" w:rsidRDefault="008A0CEA" w:rsidP="008A0CEA">
      <w:pPr>
        <w:jc w:val="center"/>
        <w:rPr>
          <w:lang w:val="en-US"/>
        </w:rPr>
      </w:pPr>
      <w:r w:rsidRPr="00F42FF7">
        <w:rPr>
          <w:noProof/>
          <w:lang w:val="en-US"/>
        </w:rPr>
        <w:drawing>
          <wp:inline distT="0" distB="0" distL="0" distR="0" wp14:anchorId="713241A4" wp14:editId="0FCF0012">
            <wp:extent cx="4352593" cy="3228363"/>
            <wp:effectExtent l="0" t="0" r="0" b="0"/>
            <wp:docPr id="4607086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8681" name="Imagen 1" descr="Interfaz de usuario gráfica, Texto, Aplicación, Correo electrónico&#10;&#10;Descripción generada automáticamente"/>
                    <pic:cNvPicPr/>
                  </pic:nvPicPr>
                  <pic:blipFill>
                    <a:blip r:embed="rId17"/>
                    <a:stretch>
                      <a:fillRect/>
                    </a:stretch>
                  </pic:blipFill>
                  <pic:spPr>
                    <a:xfrm>
                      <a:off x="0" y="0"/>
                      <a:ext cx="4357362" cy="3231900"/>
                    </a:xfrm>
                    <a:prstGeom prst="rect">
                      <a:avLst/>
                    </a:prstGeom>
                  </pic:spPr>
                </pic:pic>
              </a:graphicData>
            </a:graphic>
          </wp:inline>
        </w:drawing>
      </w:r>
    </w:p>
    <w:p w14:paraId="6EF50A67" w14:textId="77777777" w:rsidR="00FC79C5" w:rsidRPr="00F42FF7" w:rsidRDefault="00FC79C5" w:rsidP="00FC79C5">
      <w:pPr>
        <w:rPr>
          <w:rFonts w:ascii="Arial" w:hAnsi="Arial" w:cs="Arial"/>
          <w:sz w:val="20"/>
          <w:szCs w:val="20"/>
          <w:lang w:val="en-US"/>
        </w:rPr>
      </w:pPr>
      <w:r w:rsidRPr="00F42FF7">
        <w:rPr>
          <w:rFonts w:ascii="Arial" w:hAnsi="Arial" w:cs="Arial"/>
          <w:sz w:val="20"/>
          <w:szCs w:val="20"/>
          <w:lang w:val="en-US"/>
        </w:rPr>
        <w:t>After completing these two steps, a tab will open showing us the installation path, allowing us to verify it before proceeding with the installation.</w:t>
      </w:r>
    </w:p>
    <w:p w14:paraId="15C48C4E" w14:textId="7CB2B5CA" w:rsidR="008A0CEA" w:rsidRPr="00F42FF7" w:rsidRDefault="008A0CEA" w:rsidP="00FC79C5">
      <w:pPr>
        <w:jc w:val="center"/>
        <w:rPr>
          <w:lang w:val="en-US"/>
        </w:rPr>
      </w:pPr>
      <w:r w:rsidRPr="00F42FF7">
        <w:rPr>
          <w:noProof/>
          <w:lang w:val="en-US"/>
        </w:rPr>
        <w:lastRenderedPageBreak/>
        <w:drawing>
          <wp:inline distT="0" distB="0" distL="0" distR="0" wp14:anchorId="209D6EB3" wp14:editId="13426651">
            <wp:extent cx="3815975" cy="2878373"/>
            <wp:effectExtent l="0" t="0" r="0" b="0"/>
            <wp:docPr id="1176121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1892" name="Imagen 1" descr="Interfaz de usuario gráfica, Texto, Aplicación&#10;&#10;Descripción generada automáticamente"/>
                    <pic:cNvPicPr/>
                  </pic:nvPicPr>
                  <pic:blipFill>
                    <a:blip r:embed="rId18"/>
                    <a:stretch>
                      <a:fillRect/>
                    </a:stretch>
                  </pic:blipFill>
                  <pic:spPr>
                    <a:xfrm>
                      <a:off x="0" y="0"/>
                      <a:ext cx="3827759" cy="2887262"/>
                    </a:xfrm>
                    <a:prstGeom prst="rect">
                      <a:avLst/>
                    </a:prstGeom>
                  </pic:spPr>
                </pic:pic>
              </a:graphicData>
            </a:graphic>
          </wp:inline>
        </w:drawing>
      </w:r>
    </w:p>
    <w:p w14:paraId="6161FC27" w14:textId="77777777" w:rsidR="00FC79C5" w:rsidRPr="00F42FF7" w:rsidRDefault="00FC79C5" w:rsidP="00FC79C5">
      <w:pPr>
        <w:rPr>
          <w:rFonts w:ascii="Arial" w:hAnsi="Arial" w:cs="Arial"/>
          <w:sz w:val="20"/>
          <w:szCs w:val="20"/>
          <w:lang w:val="en-US"/>
        </w:rPr>
      </w:pPr>
      <w:r w:rsidRPr="00F42FF7">
        <w:rPr>
          <w:rFonts w:ascii="Arial" w:hAnsi="Arial" w:cs="Arial"/>
          <w:sz w:val="20"/>
          <w:szCs w:val="20"/>
          <w:lang w:val="en-US"/>
        </w:rPr>
        <w:t>Once the installation process is complete, we can click "Finish". It is important to check whether we want the program to run immediately, by checking or unchecking the corresponding box.</w:t>
      </w:r>
    </w:p>
    <w:p w14:paraId="52F1C9DF" w14:textId="5DD221A7" w:rsidR="008A0CEA" w:rsidRPr="00F42FF7" w:rsidRDefault="00FC79C5" w:rsidP="00FC79C5">
      <w:pPr>
        <w:jc w:val="center"/>
        <w:rPr>
          <w:lang w:val="en-US"/>
        </w:rPr>
      </w:pPr>
      <w:r w:rsidRPr="00F42FF7">
        <w:rPr>
          <w:noProof/>
          <w:lang w:val="en-US"/>
        </w:rPr>
        <w:drawing>
          <wp:inline distT="0" distB="0" distL="0" distR="0" wp14:anchorId="3C291C25" wp14:editId="755BF89B">
            <wp:extent cx="4277802" cy="3138894"/>
            <wp:effectExtent l="0" t="0" r="8890" b="4445"/>
            <wp:docPr id="9281645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4532" name="Imagen 1" descr="Interfaz de usuario gráfica, Aplicación&#10;&#10;Descripción generada automáticamente"/>
                    <pic:cNvPicPr/>
                  </pic:nvPicPr>
                  <pic:blipFill>
                    <a:blip r:embed="rId19"/>
                    <a:stretch>
                      <a:fillRect/>
                    </a:stretch>
                  </pic:blipFill>
                  <pic:spPr>
                    <a:xfrm>
                      <a:off x="0" y="0"/>
                      <a:ext cx="4280261" cy="3140699"/>
                    </a:xfrm>
                    <a:prstGeom prst="rect">
                      <a:avLst/>
                    </a:prstGeom>
                  </pic:spPr>
                </pic:pic>
              </a:graphicData>
            </a:graphic>
          </wp:inline>
        </w:drawing>
      </w:r>
    </w:p>
    <w:p w14:paraId="47DA78CC" w14:textId="77777777" w:rsidR="0089537F" w:rsidRPr="00F42FF7" w:rsidRDefault="0089537F" w:rsidP="0089537F">
      <w:pPr>
        <w:rPr>
          <w:lang w:val="en-US"/>
        </w:rPr>
      </w:pPr>
    </w:p>
    <w:p w14:paraId="1F2445B7" w14:textId="77777777" w:rsidR="0089537F" w:rsidRPr="00F42FF7" w:rsidRDefault="0089537F" w:rsidP="0089537F">
      <w:pPr>
        <w:rPr>
          <w:lang w:val="en-US"/>
        </w:rPr>
      </w:pPr>
    </w:p>
    <w:p w14:paraId="4EA108C6" w14:textId="28C20A0C" w:rsidR="00FC79C5" w:rsidRDefault="00FC79C5" w:rsidP="00FC79C5">
      <w:pPr>
        <w:pStyle w:val="Ttulo2"/>
        <w:numPr>
          <w:ilvl w:val="1"/>
          <w:numId w:val="1"/>
        </w:numPr>
        <w:rPr>
          <w:rFonts w:ascii="Arial" w:hAnsi="Arial" w:cs="Arial"/>
          <w:sz w:val="28"/>
          <w:szCs w:val="28"/>
          <w:lang w:val="en-US"/>
        </w:rPr>
      </w:pPr>
      <w:bookmarkStart w:id="18" w:name="_Toc187834330"/>
      <w:commentRangeStart w:id="19"/>
      <w:r w:rsidRPr="00F42FF7">
        <w:rPr>
          <w:rFonts w:ascii="Arial" w:hAnsi="Arial" w:cs="Arial"/>
          <w:sz w:val="28"/>
          <w:szCs w:val="28"/>
          <w:lang w:val="en-US"/>
        </w:rPr>
        <w:t>Ubuntu</w:t>
      </w:r>
      <w:bookmarkEnd w:id="18"/>
      <w:commentRangeEnd w:id="19"/>
      <w:r w:rsidR="00A767B4" w:rsidRPr="00F42FF7">
        <w:rPr>
          <w:rStyle w:val="Refdecomentario"/>
          <w:rFonts w:asciiTheme="minorHAnsi" w:eastAsiaTheme="minorHAnsi" w:hAnsiTheme="minorHAnsi" w:cstheme="minorBidi"/>
          <w:color w:val="auto"/>
          <w:lang w:val="en-US"/>
        </w:rPr>
        <w:commentReference w:id="19"/>
      </w:r>
    </w:p>
    <w:p w14:paraId="503D9276" w14:textId="31F4769C" w:rsidR="003D5F61" w:rsidRPr="003D5F61" w:rsidRDefault="003D5F61" w:rsidP="003D5F61">
      <w:pPr>
        <w:rPr>
          <w:b/>
          <w:bCs/>
          <w:i/>
          <w:iCs/>
          <w:lang w:val="en-US"/>
        </w:rPr>
      </w:pPr>
      <w:r w:rsidRPr="003D5F61">
        <w:rPr>
          <w:b/>
          <w:bCs/>
          <w:i/>
          <w:iCs/>
          <w:lang w:val="en-US"/>
        </w:rPr>
        <w:t>This feature will soon be available in Ubuntu</w:t>
      </w:r>
    </w:p>
    <w:p w14:paraId="0B4C1750" w14:textId="77777777" w:rsidR="003D5F61" w:rsidRPr="003D5F61" w:rsidRDefault="003D5F61" w:rsidP="003D5F61">
      <w:pPr>
        <w:rPr>
          <w:lang w:val="en-US"/>
        </w:rPr>
      </w:pPr>
    </w:p>
    <w:p w14:paraId="284546CD" w14:textId="19F441E4" w:rsidR="00FC79C5" w:rsidRDefault="00FC79C5" w:rsidP="00FC79C5">
      <w:pPr>
        <w:pStyle w:val="Ttulo2"/>
        <w:numPr>
          <w:ilvl w:val="1"/>
          <w:numId w:val="1"/>
        </w:numPr>
        <w:rPr>
          <w:rFonts w:ascii="Arial" w:hAnsi="Arial" w:cs="Arial"/>
          <w:sz w:val="28"/>
          <w:szCs w:val="28"/>
          <w:lang w:val="en-US"/>
        </w:rPr>
      </w:pPr>
      <w:bookmarkStart w:id="20" w:name="_Toc187834331"/>
      <w:r w:rsidRPr="00F42FF7">
        <w:rPr>
          <w:rFonts w:ascii="Arial" w:hAnsi="Arial" w:cs="Arial"/>
          <w:sz w:val="28"/>
          <w:szCs w:val="28"/>
          <w:lang w:val="en-US"/>
        </w:rPr>
        <w:lastRenderedPageBreak/>
        <w:t>Mac</w:t>
      </w:r>
      <w:bookmarkEnd w:id="20"/>
    </w:p>
    <w:p w14:paraId="72677B12" w14:textId="52B6CC36" w:rsidR="00FC79C5" w:rsidRPr="003D5F61" w:rsidRDefault="003D5F61" w:rsidP="00FC79C5">
      <w:pPr>
        <w:rPr>
          <w:b/>
          <w:bCs/>
          <w:i/>
          <w:iCs/>
          <w:lang w:val="en-US"/>
        </w:rPr>
      </w:pPr>
      <w:r w:rsidRPr="003D5F61">
        <w:rPr>
          <w:b/>
          <w:bCs/>
          <w:i/>
          <w:iCs/>
          <w:lang w:val="en-US"/>
        </w:rPr>
        <w:t xml:space="preserve">This </w:t>
      </w:r>
      <w:r>
        <w:rPr>
          <w:b/>
          <w:bCs/>
          <w:i/>
          <w:iCs/>
          <w:lang w:val="en-US"/>
        </w:rPr>
        <w:t>section</w:t>
      </w:r>
      <w:r w:rsidRPr="003D5F61">
        <w:rPr>
          <w:b/>
          <w:bCs/>
          <w:i/>
          <w:iCs/>
          <w:lang w:val="en-US"/>
        </w:rPr>
        <w:t xml:space="preserve"> will soon be available in </w:t>
      </w:r>
      <w:r>
        <w:rPr>
          <w:b/>
          <w:bCs/>
          <w:i/>
          <w:iCs/>
          <w:lang w:val="en-US"/>
        </w:rPr>
        <w:t>Mac</w:t>
      </w:r>
    </w:p>
    <w:p w14:paraId="5BADEB2A" w14:textId="5CE6D9FB" w:rsidR="00FC79C5" w:rsidRPr="00F42FF7" w:rsidRDefault="00FC79C5" w:rsidP="00FC79C5">
      <w:pPr>
        <w:pStyle w:val="Ttulo1"/>
        <w:numPr>
          <w:ilvl w:val="0"/>
          <w:numId w:val="1"/>
        </w:numPr>
        <w:rPr>
          <w:rFonts w:ascii="Arial" w:hAnsi="Arial" w:cs="Arial"/>
          <w:sz w:val="32"/>
          <w:szCs w:val="32"/>
          <w:lang w:val="en-US"/>
        </w:rPr>
      </w:pPr>
      <w:bookmarkStart w:id="21" w:name="_Toc187834332"/>
      <w:r w:rsidRPr="00F42FF7">
        <w:rPr>
          <w:rFonts w:ascii="Arial" w:hAnsi="Arial" w:cs="Arial"/>
          <w:sz w:val="32"/>
          <w:szCs w:val="32"/>
          <w:lang w:val="en-US"/>
        </w:rPr>
        <w:t>Software operation</w:t>
      </w:r>
      <w:bookmarkEnd w:id="21"/>
    </w:p>
    <w:p w14:paraId="32B224C5" w14:textId="273C2F85" w:rsidR="00FC79C5" w:rsidRPr="00F42FF7" w:rsidRDefault="002A27C9" w:rsidP="00FC79C5">
      <w:pPr>
        <w:rPr>
          <w:rFonts w:ascii="Arial" w:hAnsi="Arial" w:cs="Arial"/>
          <w:sz w:val="20"/>
          <w:szCs w:val="20"/>
          <w:lang w:val="en-US"/>
        </w:rPr>
      </w:pPr>
      <w:r w:rsidRPr="00F42FF7">
        <w:rPr>
          <w:rFonts w:ascii="Arial" w:hAnsi="Arial" w:cs="Arial"/>
          <w:sz w:val="20"/>
          <w:szCs w:val="20"/>
          <w:lang w:val="en-US"/>
        </w:rPr>
        <w:t>The software is used in the same way across all operating systems; however, the preparations for running the software may differ depending on the operating system.</w:t>
      </w:r>
    </w:p>
    <w:p w14:paraId="2A927466" w14:textId="15E32351" w:rsidR="002A27C9" w:rsidRPr="00F42FF7" w:rsidRDefault="002A27C9" w:rsidP="002A27C9">
      <w:pPr>
        <w:pStyle w:val="Ttulo2"/>
        <w:numPr>
          <w:ilvl w:val="1"/>
          <w:numId w:val="1"/>
        </w:numPr>
        <w:rPr>
          <w:rFonts w:ascii="Arial" w:hAnsi="Arial" w:cs="Arial"/>
          <w:sz w:val="28"/>
          <w:szCs w:val="28"/>
          <w:lang w:val="en-US"/>
        </w:rPr>
      </w:pPr>
      <w:bookmarkStart w:id="22" w:name="_Toc187834333"/>
      <w:r w:rsidRPr="00F42FF7">
        <w:rPr>
          <w:rFonts w:ascii="Arial" w:hAnsi="Arial" w:cs="Arial"/>
          <w:sz w:val="28"/>
          <w:szCs w:val="28"/>
          <w:lang w:val="en-US"/>
        </w:rPr>
        <w:t>System configuration</w:t>
      </w:r>
      <w:bookmarkEnd w:id="22"/>
    </w:p>
    <w:p w14:paraId="2E7A5E50" w14:textId="5D8DFFEA" w:rsidR="002A27C9" w:rsidRPr="00F42FF7" w:rsidRDefault="000C5302" w:rsidP="002A27C9">
      <w:pPr>
        <w:rPr>
          <w:rFonts w:ascii="Arial" w:hAnsi="Arial" w:cs="Arial"/>
          <w:sz w:val="20"/>
          <w:szCs w:val="20"/>
          <w:lang w:val="en-US"/>
        </w:rPr>
      </w:pPr>
      <w:r w:rsidRPr="00F42FF7">
        <w:rPr>
          <w:rFonts w:ascii="Arial" w:hAnsi="Arial" w:cs="Arial"/>
          <w:sz w:val="20"/>
          <w:szCs w:val="20"/>
          <w:lang w:val="en-US"/>
        </w:rPr>
        <w:t xml:space="preserve">To ensure the proper functioning of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it is necessary to perform certain validations on the operating system.</w:t>
      </w:r>
    </w:p>
    <w:p w14:paraId="45F52A7E" w14:textId="083AA1BA" w:rsidR="003A137C" w:rsidRPr="00F42FF7" w:rsidRDefault="003A137C" w:rsidP="00DD2513">
      <w:pPr>
        <w:pStyle w:val="Ttulo3"/>
        <w:numPr>
          <w:ilvl w:val="2"/>
          <w:numId w:val="1"/>
        </w:numPr>
        <w:rPr>
          <w:lang w:val="en-US"/>
        </w:rPr>
      </w:pPr>
      <w:bookmarkStart w:id="23" w:name="_Toc187834334"/>
      <w:r w:rsidRPr="00F42FF7">
        <w:rPr>
          <w:lang w:val="en-US"/>
        </w:rPr>
        <w:t>Windows</w:t>
      </w:r>
      <w:bookmarkEnd w:id="23"/>
    </w:p>
    <w:p w14:paraId="5581B839" w14:textId="1EC4F193" w:rsidR="003A137C" w:rsidRPr="00F42FF7" w:rsidRDefault="003A137C" w:rsidP="003A137C">
      <w:pPr>
        <w:rPr>
          <w:rFonts w:ascii="Arial" w:hAnsi="Arial" w:cs="Arial"/>
          <w:sz w:val="20"/>
          <w:szCs w:val="20"/>
          <w:lang w:val="en-US"/>
        </w:rPr>
      </w:pPr>
      <w:r w:rsidRPr="00F42FF7">
        <w:rPr>
          <w:rFonts w:ascii="Arial" w:hAnsi="Arial" w:cs="Arial"/>
          <w:sz w:val="20"/>
          <w:szCs w:val="20"/>
          <w:lang w:val="en-US"/>
        </w:rPr>
        <w:t xml:space="preserve">You should ensure that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device is recognized by the COM ports. To do this, follow these steps: If, when connecting and turning on the device for the first time, a window appears indicating that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device is being configured, it means that Windows has recognized it correctly. If this does not happen, you can access the </w:t>
      </w:r>
      <w:commentRangeStart w:id="24"/>
      <w:r w:rsidRPr="00F42FF7">
        <w:rPr>
          <w:rFonts w:ascii="Arial" w:hAnsi="Arial" w:cs="Arial"/>
          <w:sz w:val="20"/>
          <w:szCs w:val="20"/>
          <w:lang w:val="en-US"/>
        </w:rPr>
        <w:t xml:space="preserve">Device Manager </w:t>
      </w:r>
      <w:commentRangeEnd w:id="24"/>
      <w:r w:rsidR="007B4CB0" w:rsidRPr="00F42FF7">
        <w:rPr>
          <w:rStyle w:val="Refdecomentario"/>
          <w:lang w:val="en-US"/>
        </w:rPr>
        <w:commentReference w:id="24"/>
      </w:r>
      <w:r w:rsidRPr="00F42FF7">
        <w:rPr>
          <w:rFonts w:ascii="Arial" w:hAnsi="Arial" w:cs="Arial"/>
          <w:sz w:val="20"/>
          <w:szCs w:val="20"/>
          <w:lang w:val="en-US"/>
        </w:rPr>
        <w:t xml:space="preserve">without having the device connected and navigate it to the COM and LPT ports section. Then, connect and turn on the device. The port table should be updated; if it does not, close and reopen the window. When doing so, a new COM device should appear, indicating that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has been correctly detected.</w:t>
      </w:r>
    </w:p>
    <w:p w14:paraId="564D0EED" w14:textId="77777777" w:rsidR="00A87950" w:rsidRPr="00F42FF7" w:rsidRDefault="00A87950" w:rsidP="003A137C">
      <w:pPr>
        <w:rPr>
          <w:rFonts w:ascii="Arial" w:hAnsi="Arial" w:cs="Arial"/>
          <w:sz w:val="20"/>
          <w:szCs w:val="20"/>
          <w:lang w:val="en-US"/>
        </w:rPr>
      </w:pPr>
    </w:p>
    <w:p w14:paraId="19ED8F8F" w14:textId="27CA14C0" w:rsidR="00A87950" w:rsidRPr="00F42FF7" w:rsidRDefault="00A87950" w:rsidP="00A87950">
      <w:pPr>
        <w:jc w:val="center"/>
        <w:rPr>
          <w:rFonts w:ascii="Arial" w:hAnsi="Arial" w:cs="Arial"/>
          <w:sz w:val="20"/>
          <w:szCs w:val="20"/>
          <w:lang w:val="en-US"/>
        </w:rPr>
      </w:pPr>
      <w:r w:rsidRPr="00F42FF7">
        <w:rPr>
          <w:rFonts w:ascii="Arial" w:hAnsi="Arial" w:cs="Arial"/>
          <w:noProof/>
          <w:sz w:val="20"/>
          <w:szCs w:val="20"/>
          <w:lang w:val="en-US"/>
        </w:rPr>
        <w:drawing>
          <wp:inline distT="0" distB="0" distL="0" distR="0" wp14:anchorId="0E8AC76B" wp14:editId="2FF69F51">
            <wp:extent cx="5145405" cy="3760372"/>
            <wp:effectExtent l="0" t="0" r="0" b="0"/>
            <wp:docPr id="9825500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0033" name="Imagen 1" descr="Interfaz de usuario gráfica, Texto, Aplicación&#10;&#10;Descripción generada automáticamente"/>
                    <pic:cNvPicPr/>
                  </pic:nvPicPr>
                  <pic:blipFill>
                    <a:blip r:embed="rId20"/>
                    <a:stretch>
                      <a:fillRect/>
                    </a:stretch>
                  </pic:blipFill>
                  <pic:spPr>
                    <a:xfrm>
                      <a:off x="0" y="0"/>
                      <a:ext cx="5149790" cy="3763576"/>
                    </a:xfrm>
                    <a:prstGeom prst="rect">
                      <a:avLst/>
                    </a:prstGeom>
                  </pic:spPr>
                </pic:pic>
              </a:graphicData>
            </a:graphic>
          </wp:inline>
        </w:drawing>
      </w:r>
    </w:p>
    <w:p w14:paraId="31AA2E98" w14:textId="59C7927C" w:rsidR="000C5302" w:rsidRPr="00F42FF7" w:rsidRDefault="000C5302" w:rsidP="00DD2513">
      <w:pPr>
        <w:pStyle w:val="Ttulo3"/>
        <w:numPr>
          <w:ilvl w:val="2"/>
          <w:numId w:val="1"/>
        </w:numPr>
        <w:rPr>
          <w:lang w:val="en-US"/>
        </w:rPr>
      </w:pPr>
      <w:bookmarkStart w:id="25" w:name="_Toc187834335"/>
      <w:r w:rsidRPr="00F42FF7">
        <w:rPr>
          <w:lang w:val="en-US"/>
        </w:rPr>
        <w:lastRenderedPageBreak/>
        <w:t>Ubuntu</w:t>
      </w:r>
      <w:bookmarkEnd w:id="25"/>
    </w:p>
    <w:p w14:paraId="726E3112" w14:textId="06B597C5" w:rsidR="007B4CB0" w:rsidRPr="00F42FF7" w:rsidRDefault="002439B1" w:rsidP="00980FF7">
      <w:pPr>
        <w:rPr>
          <w:rFonts w:ascii="Arial" w:hAnsi="Arial" w:cs="Arial"/>
          <w:sz w:val="20"/>
          <w:szCs w:val="20"/>
          <w:lang w:val="en-US"/>
        </w:rPr>
      </w:pPr>
      <w:r w:rsidRPr="00F42FF7">
        <w:rPr>
          <w:rFonts w:ascii="Arial" w:hAnsi="Arial" w:cs="Arial"/>
          <w:sz w:val="20"/>
          <w:szCs w:val="20"/>
          <w:lang w:val="en-US"/>
        </w:rPr>
        <w:t xml:space="preserve">In this case, it is also necessary to verify that the ports are correctly detecting the device. To do this, we will use the </w:t>
      </w:r>
      <w:r w:rsidR="007B4CB0" w:rsidRPr="00F42FF7">
        <w:rPr>
          <w:rFonts w:ascii="Arial" w:hAnsi="Arial" w:cs="Arial"/>
          <w:sz w:val="20"/>
          <w:szCs w:val="20"/>
          <w:lang w:val="en-US"/>
        </w:rPr>
        <w:t xml:space="preserve">following </w:t>
      </w:r>
      <w:r w:rsidRPr="00F42FF7">
        <w:rPr>
          <w:rFonts w:ascii="Arial" w:hAnsi="Arial" w:cs="Arial"/>
          <w:sz w:val="20"/>
          <w:szCs w:val="20"/>
          <w:lang w:val="en-US"/>
        </w:rPr>
        <w:t>command</w:t>
      </w:r>
      <w:r w:rsidR="007B4CB0" w:rsidRPr="00F42FF7">
        <w:rPr>
          <w:rFonts w:ascii="Arial" w:hAnsi="Arial" w:cs="Arial"/>
          <w:sz w:val="20"/>
          <w:szCs w:val="20"/>
          <w:lang w:val="en-US"/>
        </w:rPr>
        <w:t>:</w:t>
      </w:r>
    </w:p>
    <w:p w14:paraId="7D1FB619" w14:textId="77777777" w:rsidR="007B4CB0" w:rsidRPr="00F42FF7" w:rsidRDefault="007B4CB0" w:rsidP="007B4CB0">
      <w:pPr>
        <w:pStyle w:val="Cita"/>
        <w:rPr>
          <w:lang w:val="en-US"/>
        </w:rPr>
      </w:pPr>
      <w:r w:rsidRPr="00F42FF7">
        <w:rPr>
          <w:lang w:val="en-US"/>
        </w:rPr>
        <w:t>ls /dev/</w:t>
      </w:r>
      <w:proofErr w:type="spellStart"/>
      <w:r w:rsidRPr="00F42FF7">
        <w:rPr>
          <w:lang w:val="en-US"/>
        </w:rPr>
        <w:t>tty</w:t>
      </w:r>
      <w:proofErr w:type="spellEnd"/>
      <w:r w:rsidRPr="00F42FF7">
        <w:rPr>
          <w:lang w:val="en-US"/>
        </w:rPr>
        <w:t>*</w:t>
      </w:r>
    </w:p>
    <w:p w14:paraId="6DB3459E" w14:textId="0AC672FA" w:rsidR="00A87950" w:rsidRPr="00F42FF7" w:rsidRDefault="00A87950" w:rsidP="00A87950">
      <w:pPr>
        <w:jc w:val="center"/>
        <w:rPr>
          <w:ins w:id="26" w:author="David Guzman" w:date="2025-01-15T12:07:00Z" w16du:dateUtc="2025-01-15T17:07:00Z"/>
          <w:lang w:val="en-US"/>
        </w:rPr>
      </w:pPr>
      <w:r w:rsidRPr="00F42FF7">
        <w:rPr>
          <w:noProof/>
          <w:lang w:val="en-US"/>
        </w:rPr>
        <w:drawing>
          <wp:inline distT="0" distB="0" distL="0" distR="0" wp14:anchorId="6A806F5A" wp14:editId="00AB1EDC">
            <wp:extent cx="4610100" cy="3038475"/>
            <wp:effectExtent l="0" t="0" r="0" b="9525"/>
            <wp:docPr id="157865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789" t="4449" r="11065" b="12087"/>
                    <a:stretch/>
                  </pic:blipFill>
                  <pic:spPr bwMode="auto">
                    <a:xfrm>
                      <a:off x="0" y="0"/>
                      <a:ext cx="4610100"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3281B939" w14:textId="172A0D5A" w:rsidR="002439B1" w:rsidRPr="00F42FF7" w:rsidRDefault="002439B1" w:rsidP="00980FF7">
      <w:pPr>
        <w:rPr>
          <w:rFonts w:ascii="Arial" w:hAnsi="Arial" w:cs="Arial"/>
          <w:sz w:val="20"/>
          <w:szCs w:val="20"/>
          <w:lang w:val="en-US"/>
        </w:rPr>
      </w:pPr>
      <w:r w:rsidRPr="00F42FF7">
        <w:rPr>
          <w:rFonts w:ascii="Arial" w:hAnsi="Arial" w:cs="Arial"/>
          <w:sz w:val="20"/>
          <w:szCs w:val="20"/>
          <w:lang w:val="en-US"/>
        </w:rPr>
        <w:t xml:space="preserve">which lists the devices connected to the serial ports. First, we will run this command without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device connected and then run it again with the device connected. We will observe which new device has been </w:t>
      </w:r>
      <w:commentRangeStart w:id="27"/>
      <w:commentRangeStart w:id="28"/>
      <w:r w:rsidRPr="00F42FF7">
        <w:rPr>
          <w:rFonts w:ascii="Arial" w:hAnsi="Arial" w:cs="Arial"/>
          <w:sz w:val="20"/>
          <w:szCs w:val="20"/>
          <w:lang w:val="en-US"/>
        </w:rPr>
        <w:t>detected</w:t>
      </w:r>
      <w:commentRangeEnd w:id="27"/>
      <w:r w:rsidR="007B4CB0" w:rsidRPr="00F42FF7">
        <w:rPr>
          <w:rStyle w:val="Refdecomentario"/>
          <w:lang w:val="en-US"/>
        </w:rPr>
        <w:commentReference w:id="27"/>
      </w:r>
      <w:commentRangeEnd w:id="28"/>
      <w:r w:rsidR="000A3F6B">
        <w:rPr>
          <w:rStyle w:val="Refdecomentario"/>
        </w:rPr>
        <w:commentReference w:id="28"/>
      </w:r>
      <w:r w:rsidR="007B4CB0" w:rsidRPr="00F42FF7">
        <w:rPr>
          <w:rFonts w:ascii="Arial" w:hAnsi="Arial" w:cs="Arial"/>
          <w:sz w:val="20"/>
          <w:szCs w:val="20"/>
          <w:lang w:val="en-US"/>
        </w:rPr>
        <w:t>.</w:t>
      </w:r>
    </w:p>
    <w:p w14:paraId="218A2ABC" w14:textId="77777777" w:rsidR="007B4CB0" w:rsidRPr="00F42FF7" w:rsidRDefault="002439B1" w:rsidP="00980FF7">
      <w:pPr>
        <w:rPr>
          <w:rFonts w:ascii="Arial" w:hAnsi="Arial" w:cs="Arial"/>
          <w:sz w:val="20"/>
          <w:szCs w:val="20"/>
          <w:lang w:val="en-US"/>
        </w:rPr>
      </w:pPr>
      <w:r w:rsidRPr="00F42FF7">
        <w:rPr>
          <w:rFonts w:ascii="Arial" w:hAnsi="Arial" w:cs="Arial"/>
          <w:sz w:val="20"/>
          <w:szCs w:val="20"/>
          <w:lang w:val="en-US"/>
        </w:rPr>
        <w:t xml:space="preserve">If an error occurs indicating that the serial port could not be opened, it is possible that the user does not belong to the </w:t>
      </w:r>
      <w:proofErr w:type="spellStart"/>
      <w:r w:rsidRPr="00F42FF7">
        <w:rPr>
          <w:rFonts w:ascii="Arial" w:hAnsi="Arial" w:cs="Arial"/>
          <w:sz w:val="20"/>
          <w:szCs w:val="20"/>
          <w:lang w:val="en-US"/>
        </w:rPr>
        <w:t>dialout</w:t>
      </w:r>
      <w:proofErr w:type="spellEnd"/>
      <w:r w:rsidRPr="00F42FF7">
        <w:rPr>
          <w:rFonts w:ascii="Arial" w:hAnsi="Arial" w:cs="Arial"/>
          <w:sz w:val="20"/>
          <w:szCs w:val="20"/>
          <w:lang w:val="en-US"/>
        </w:rPr>
        <w:t xml:space="preserve"> group. To resolve this, we will execute the </w:t>
      </w:r>
      <w:r w:rsidR="007B4CB0" w:rsidRPr="00F42FF7">
        <w:rPr>
          <w:rFonts w:ascii="Arial" w:hAnsi="Arial" w:cs="Arial"/>
          <w:sz w:val="20"/>
          <w:szCs w:val="20"/>
          <w:lang w:val="en-US"/>
        </w:rPr>
        <w:t xml:space="preserve">following </w:t>
      </w:r>
      <w:r w:rsidRPr="00F42FF7">
        <w:rPr>
          <w:rFonts w:ascii="Arial" w:hAnsi="Arial" w:cs="Arial"/>
          <w:sz w:val="20"/>
          <w:szCs w:val="20"/>
          <w:lang w:val="en-US"/>
        </w:rPr>
        <w:t>command</w:t>
      </w:r>
      <w:r w:rsidR="007B4CB0" w:rsidRPr="00F42FF7">
        <w:rPr>
          <w:rFonts w:ascii="Arial" w:hAnsi="Arial" w:cs="Arial"/>
          <w:sz w:val="20"/>
          <w:szCs w:val="20"/>
          <w:lang w:val="en-US"/>
        </w:rPr>
        <w:t>:</w:t>
      </w:r>
    </w:p>
    <w:p w14:paraId="21230F86" w14:textId="77777777" w:rsidR="007B4CB0" w:rsidRPr="00F42FF7" w:rsidRDefault="007B4CB0" w:rsidP="007B4CB0">
      <w:pPr>
        <w:pStyle w:val="Cita"/>
        <w:rPr>
          <w:lang w:val="en-US"/>
        </w:rPr>
      </w:pPr>
      <w:proofErr w:type="spellStart"/>
      <w:r w:rsidRPr="00F42FF7">
        <w:rPr>
          <w:lang w:val="en-US"/>
        </w:rPr>
        <w:t>sudo</w:t>
      </w:r>
      <w:proofErr w:type="spellEnd"/>
      <w:r w:rsidRPr="00F42FF7">
        <w:rPr>
          <w:lang w:val="en-US"/>
        </w:rPr>
        <w:t xml:space="preserve"> </w:t>
      </w:r>
      <w:proofErr w:type="spellStart"/>
      <w:r w:rsidRPr="00F42FF7">
        <w:rPr>
          <w:lang w:val="en-US"/>
        </w:rPr>
        <w:t>adduser</w:t>
      </w:r>
      <w:proofErr w:type="spellEnd"/>
      <w:r w:rsidRPr="00F42FF7">
        <w:rPr>
          <w:lang w:val="en-US"/>
        </w:rPr>
        <w:t xml:space="preserve"> "username" </w:t>
      </w:r>
      <w:proofErr w:type="spellStart"/>
      <w:r w:rsidRPr="00F42FF7">
        <w:rPr>
          <w:lang w:val="en-US"/>
        </w:rPr>
        <w:t>dialout</w:t>
      </w:r>
      <w:proofErr w:type="spellEnd"/>
    </w:p>
    <w:p w14:paraId="73CF810D" w14:textId="434EF011" w:rsidR="002439B1" w:rsidRPr="00F42FF7" w:rsidRDefault="002439B1" w:rsidP="00980FF7">
      <w:pPr>
        <w:rPr>
          <w:rFonts w:ascii="Arial" w:hAnsi="Arial" w:cs="Arial"/>
          <w:sz w:val="20"/>
          <w:szCs w:val="20"/>
          <w:lang w:val="en-US"/>
        </w:rPr>
      </w:pPr>
      <w:r w:rsidRPr="00F42FF7">
        <w:rPr>
          <w:rFonts w:ascii="Arial" w:hAnsi="Arial" w:cs="Arial"/>
          <w:sz w:val="20"/>
          <w:szCs w:val="20"/>
          <w:lang w:val="en-US"/>
        </w:rPr>
        <w:t xml:space="preserve">This will allow </w:t>
      </w:r>
      <w:r w:rsidR="007B4CB0" w:rsidRPr="00F42FF7">
        <w:rPr>
          <w:rFonts w:ascii="Arial" w:hAnsi="Arial" w:cs="Arial"/>
          <w:sz w:val="20"/>
          <w:szCs w:val="20"/>
          <w:lang w:val="en-US"/>
        </w:rPr>
        <w:t xml:space="preserve">the specified user </w:t>
      </w:r>
      <w:r w:rsidRPr="00F42FF7">
        <w:rPr>
          <w:rFonts w:ascii="Arial" w:hAnsi="Arial" w:cs="Arial"/>
          <w:sz w:val="20"/>
          <w:szCs w:val="20"/>
          <w:lang w:val="en-US"/>
        </w:rPr>
        <w:t>to access the system's serial ports.</w:t>
      </w:r>
    </w:p>
    <w:p w14:paraId="734EA213" w14:textId="1795F93B" w:rsidR="00A6061A" w:rsidRPr="00F42FF7" w:rsidRDefault="003A137C" w:rsidP="00DD2513">
      <w:pPr>
        <w:pStyle w:val="Ttulo3"/>
        <w:numPr>
          <w:ilvl w:val="2"/>
          <w:numId w:val="1"/>
        </w:numPr>
        <w:rPr>
          <w:lang w:val="en-US"/>
        </w:rPr>
      </w:pPr>
      <w:bookmarkStart w:id="29" w:name="_Toc187834336"/>
      <w:r w:rsidRPr="00F42FF7">
        <w:rPr>
          <w:lang w:val="en-US"/>
        </w:rPr>
        <w:t>Mac</w:t>
      </w:r>
      <w:bookmarkEnd w:id="29"/>
    </w:p>
    <w:p w14:paraId="57D1F891" w14:textId="465C82C2" w:rsidR="00B20CB8" w:rsidRPr="00F42FF7" w:rsidRDefault="002439B1" w:rsidP="00A6061A">
      <w:pPr>
        <w:rPr>
          <w:rFonts w:ascii="Arial" w:hAnsi="Arial" w:cs="Arial"/>
          <w:sz w:val="20"/>
          <w:szCs w:val="20"/>
          <w:lang w:val="en-US"/>
        </w:rPr>
      </w:pPr>
      <w:r w:rsidRPr="00F42FF7">
        <w:rPr>
          <w:rFonts w:ascii="Arial" w:hAnsi="Arial" w:cs="Arial"/>
          <w:sz w:val="20"/>
          <w:szCs w:val="20"/>
          <w:lang w:val="en-US"/>
        </w:rPr>
        <w:t xml:space="preserve">To verify that the device is correctly connected to Mac, we </w:t>
      </w:r>
      <w:r w:rsidR="00B20CB8" w:rsidRPr="00F42FF7">
        <w:rPr>
          <w:rFonts w:ascii="Arial" w:hAnsi="Arial" w:cs="Arial"/>
          <w:sz w:val="20"/>
          <w:szCs w:val="20"/>
          <w:lang w:val="en-US"/>
        </w:rPr>
        <w:t>should</w:t>
      </w:r>
      <w:r w:rsidRPr="00F42FF7">
        <w:rPr>
          <w:rFonts w:ascii="Arial" w:hAnsi="Arial" w:cs="Arial"/>
          <w:sz w:val="20"/>
          <w:szCs w:val="20"/>
          <w:lang w:val="en-US"/>
        </w:rPr>
        <w:t xml:space="preserve">, with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turned off, execute the </w:t>
      </w:r>
      <w:r w:rsidR="00B20CB8" w:rsidRPr="00F42FF7">
        <w:rPr>
          <w:rFonts w:ascii="Arial" w:hAnsi="Arial" w:cs="Arial"/>
          <w:sz w:val="20"/>
          <w:szCs w:val="20"/>
          <w:lang w:val="en-US"/>
        </w:rPr>
        <w:t xml:space="preserve">following </w:t>
      </w:r>
      <w:r w:rsidRPr="00F42FF7">
        <w:rPr>
          <w:rFonts w:ascii="Arial" w:hAnsi="Arial" w:cs="Arial"/>
          <w:sz w:val="20"/>
          <w:szCs w:val="20"/>
          <w:lang w:val="en-US"/>
        </w:rPr>
        <w:t>command</w:t>
      </w:r>
      <w:r w:rsidR="00B20CB8" w:rsidRPr="00F42FF7">
        <w:rPr>
          <w:rFonts w:ascii="Arial" w:hAnsi="Arial" w:cs="Arial"/>
          <w:sz w:val="20"/>
          <w:szCs w:val="20"/>
          <w:lang w:val="en-US"/>
        </w:rPr>
        <w:t xml:space="preserve">: </w:t>
      </w:r>
    </w:p>
    <w:p w14:paraId="5FFC70A1" w14:textId="77777777" w:rsidR="00B20CB8" w:rsidRPr="00F42FF7" w:rsidRDefault="00B20CB8" w:rsidP="00B20CB8">
      <w:pPr>
        <w:pStyle w:val="Cita"/>
        <w:rPr>
          <w:lang w:val="en-US"/>
        </w:rPr>
      </w:pPr>
      <w:r w:rsidRPr="00F42FF7">
        <w:rPr>
          <w:lang w:val="en-US"/>
        </w:rPr>
        <w:t>ls /dev/tty.*</w:t>
      </w:r>
    </w:p>
    <w:p w14:paraId="4557BFB3" w14:textId="77777777" w:rsidR="00B20CB8" w:rsidRPr="00F42FF7" w:rsidRDefault="00B20CB8" w:rsidP="00A6061A">
      <w:pPr>
        <w:rPr>
          <w:rFonts w:ascii="Arial" w:hAnsi="Arial" w:cs="Arial"/>
          <w:sz w:val="20"/>
          <w:szCs w:val="20"/>
          <w:lang w:val="en-US"/>
        </w:rPr>
      </w:pPr>
    </w:p>
    <w:p w14:paraId="22922A26" w14:textId="12621525" w:rsidR="002439B1" w:rsidRPr="00F42FF7" w:rsidRDefault="002439B1" w:rsidP="00A6061A">
      <w:pPr>
        <w:rPr>
          <w:rFonts w:ascii="Arial" w:hAnsi="Arial" w:cs="Arial"/>
          <w:sz w:val="20"/>
          <w:szCs w:val="20"/>
          <w:lang w:val="en-US"/>
        </w:rPr>
      </w:pPr>
      <w:r w:rsidRPr="00F42FF7">
        <w:rPr>
          <w:rFonts w:ascii="Arial" w:hAnsi="Arial" w:cs="Arial"/>
          <w:sz w:val="20"/>
          <w:szCs w:val="20"/>
          <w:lang w:val="en-US"/>
        </w:rPr>
        <w:t xml:space="preserve">This will provide a list of connected devices. Then, we run the command again with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turned on and observe which new port appears in the </w:t>
      </w:r>
      <w:commentRangeStart w:id="30"/>
      <w:r w:rsidRPr="00F42FF7">
        <w:rPr>
          <w:rFonts w:ascii="Arial" w:hAnsi="Arial" w:cs="Arial"/>
          <w:sz w:val="20"/>
          <w:szCs w:val="20"/>
          <w:lang w:val="en-US"/>
        </w:rPr>
        <w:t>list</w:t>
      </w:r>
      <w:commentRangeEnd w:id="30"/>
      <w:r w:rsidR="00B20CB8" w:rsidRPr="00F42FF7">
        <w:rPr>
          <w:rStyle w:val="Refdecomentario"/>
          <w:lang w:val="en-US"/>
        </w:rPr>
        <w:commentReference w:id="30"/>
      </w:r>
      <w:r w:rsidRPr="00F42FF7">
        <w:rPr>
          <w:rFonts w:ascii="Arial" w:hAnsi="Arial" w:cs="Arial"/>
          <w:sz w:val="20"/>
          <w:szCs w:val="20"/>
          <w:lang w:val="en-US"/>
        </w:rPr>
        <w:t>.</w:t>
      </w:r>
    </w:p>
    <w:p w14:paraId="75215F0B" w14:textId="3608271F" w:rsidR="00A6061A" w:rsidRPr="00F42FF7" w:rsidRDefault="00A6061A" w:rsidP="00A6061A">
      <w:pPr>
        <w:rPr>
          <w:rFonts w:ascii="Arial" w:hAnsi="Arial" w:cs="Arial"/>
          <w:sz w:val="20"/>
          <w:szCs w:val="20"/>
          <w:lang w:val="en-US"/>
        </w:rPr>
      </w:pPr>
      <w:r w:rsidRPr="00F42FF7">
        <w:rPr>
          <w:rFonts w:ascii="Arial" w:hAnsi="Arial" w:cs="Arial"/>
          <w:sz w:val="20"/>
          <w:szCs w:val="20"/>
          <w:lang w:val="en-US"/>
        </w:rPr>
        <w:t xml:space="preserve">If the device is not detected, the software will not recognize the connection, making it impossible to use the software. In this case, please contact </w:t>
      </w:r>
      <w:proofErr w:type="spellStart"/>
      <w:r w:rsidRPr="00F42FF7">
        <w:rPr>
          <w:rFonts w:ascii="Arial" w:hAnsi="Arial" w:cs="Arial"/>
          <w:sz w:val="20"/>
          <w:szCs w:val="20"/>
          <w:lang w:val="en-US"/>
        </w:rPr>
        <w:t>Tausand</w:t>
      </w:r>
      <w:proofErr w:type="spellEnd"/>
      <w:r w:rsidRPr="00F42FF7">
        <w:rPr>
          <w:rFonts w:ascii="Arial" w:hAnsi="Arial" w:cs="Arial"/>
          <w:sz w:val="20"/>
          <w:szCs w:val="20"/>
          <w:lang w:val="en-US"/>
        </w:rPr>
        <w:t xml:space="preserve"> support at: </w:t>
      </w:r>
      <w:hyperlink r:id="rId22" w:history="1">
        <w:r w:rsidR="00B20CB8" w:rsidRPr="00F42FF7">
          <w:rPr>
            <w:rStyle w:val="Hipervnculo"/>
            <w:rFonts w:ascii="Arial" w:hAnsi="Arial" w:cs="Arial"/>
            <w:sz w:val="20"/>
            <w:szCs w:val="20"/>
            <w:lang w:val="en-US"/>
          </w:rPr>
          <w:t>support@tausand.com</w:t>
        </w:r>
      </w:hyperlink>
      <w:r w:rsidRPr="00F42FF7">
        <w:rPr>
          <w:rFonts w:ascii="Arial" w:hAnsi="Arial" w:cs="Arial"/>
          <w:sz w:val="20"/>
          <w:szCs w:val="20"/>
          <w:lang w:val="en-US"/>
        </w:rPr>
        <w:t>.</w:t>
      </w:r>
    </w:p>
    <w:p w14:paraId="0C0E2729" w14:textId="1E70126B" w:rsidR="000C5302" w:rsidRPr="00F42FF7" w:rsidRDefault="000C5302" w:rsidP="00D81A3F">
      <w:pPr>
        <w:pStyle w:val="Ttulo2"/>
        <w:numPr>
          <w:ilvl w:val="1"/>
          <w:numId w:val="1"/>
        </w:numPr>
        <w:rPr>
          <w:rFonts w:ascii="Arial" w:hAnsi="Arial" w:cs="Arial"/>
          <w:sz w:val="28"/>
          <w:szCs w:val="28"/>
          <w:lang w:val="en-US"/>
        </w:rPr>
      </w:pPr>
      <w:bookmarkStart w:id="31" w:name="_Toc187834337"/>
      <w:r w:rsidRPr="00F42FF7">
        <w:rPr>
          <w:rFonts w:ascii="Arial" w:hAnsi="Arial" w:cs="Arial"/>
          <w:sz w:val="28"/>
          <w:szCs w:val="28"/>
          <w:lang w:val="en-US"/>
        </w:rPr>
        <w:lastRenderedPageBreak/>
        <w:t>Open</w:t>
      </w:r>
      <w:r w:rsidR="006C36A6" w:rsidRPr="00F42FF7">
        <w:rPr>
          <w:rFonts w:ascii="Arial" w:hAnsi="Arial" w:cs="Arial"/>
          <w:sz w:val="28"/>
          <w:szCs w:val="28"/>
          <w:lang w:val="en-US"/>
        </w:rPr>
        <w:t>ing</w:t>
      </w:r>
      <w:r w:rsidRPr="00F42FF7">
        <w:rPr>
          <w:rFonts w:ascii="Arial" w:hAnsi="Arial" w:cs="Arial"/>
          <w:sz w:val="28"/>
          <w:szCs w:val="28"/>
          <w:lang w:val="en-US"/>
        </w:rPr>
        <w:t xml:space="preserve"> the software</w:t>
      </w:r>
      <w:bookmarkEnd w:id="31"/>
    </w:p>
    <w:p w14:paraId="4F02FA66" w14:textId="77777777" w:rsidR="00F20AB0" w:rsidRPr="00F42FF7" w:rsidRDefault="00F20AB0" w:rsidP="00F20AB0">
      <w:pPr>
        <w:rPr>
          <w:rFonts w:ascii="Arial" w:hAnsi="Arial" w:cs="Arial"/>
          <w:sz w:val="20"/>
          <w:szCs w:val="20"/>
          <w:lang w:val="en-US"/>
        </w:rPr>
      </w:pPr>
      <w:r w:rsidRPr="00F42FF7">
        <w:rPr>
          <w:rFonts w:ascii="Arial" w:hAnsi="Arial" w:cs="Arial"/>
          <w:sz w:val="20"/>
          <w:szCs w:val="20"/>
          <w:lang w:val="en-US"/>
        </w:rPr>
        <w:t>When opening the software, an image with the program's logo is displayed, followed by a window that allows you to select the port to which you want to connect the device.</w:t>
      </w:r>
    </w:p>
    <w:p w14:paraId="3C38061F" w14:textId="18BE139C" w:rsidR="00F74EDA" w:rsidRPr="00F42FF7" w:rsidRDefault="00F20AB0" w:rsidP="00F20AB0">
      <w:pPr>
        <w:jc w:val="center"/>
        <w:rPr>
          <w:lang w:val="en-US"/>
        </w:rPr>
      </w:pPr>
      <w:r w:rsidRPr="00F42FF7">
        <w:rPr>
          <w:noProof/>
          <w:lang w:val="en-US"/>
        </w:rPr>
        <w:drawing>
          <wp:inline distT="0" distB="0" distL="0" distR="0" wp14:anchorId="525FDEF1" wp14:editId="49C5268F">
            <wp:extent cx="3013544" cy="1349241"/>
            <wp:effectExtent l="0" t="0" r="0" b="0"/>
            <wp:docPr id="35842982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8629" cy="1360472"/>
                    </a:xfrm>
                    <a:prstGeom prst="rect">
                      <a:avLst/>
                    </a:prstGeom>
                  </pic:spPr>
                </pic:pic>
              </a:graphicData>
            </a:graphic>
          </wp:inline>
        </w:drawing>
      </w:r>
    </w:p>
    <w:p w14:paraId="430006FC" w14:textId="4DF14935" w:rsidR="00F74EDA" w:rsidRPr="00F42FF7" w:rsidRDefault="00E90FEC" w:rsidP="00F74EDA">
      <w:pPr>
        <w:jc w:val="center"/>
        <w:rPr>
          <w:lang w:val="en-US"/>
        </w:rPr>
      </w:pPr>
      <w:r w:rsidRPr="00E90FEC">
        <w:rPr>
          <w:noProof/>
          <w:lang w:val="en-US"/>
        </w:rPr>
        <w:drawing>
          <wp:inline distT="0" distB="0" distL="0" distR="0" wp14:anchorId="3C924DD8" wp14:editId="377EBF00">
            <wp:extent cx="4363059" cy="2114845"/>
            <wp:effectExtent l="0" t="0" r="0" b="0"/>
            <wp:docPr id="5463117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1705" name="Imagen 1" descr="Interfaz de usuario gráfica, Aplicación&#10;&#10;Descripción generada automáticamente"/>
                    <pic:cNvPicPr/>
                  </pic:nvPicPr>
                  <pic:blipFill>
                    <a:blip r:embed="rId24"/>
                    <a:stretch>
                      <a:fillRect/>
                    </a:stretch>
                  </pic:blipFill>
                  <pic:spPr>
                    <a:xfrm>
                      <a:off x="0" y="0"/>
                      <a:ext cx="4363059" cy="2114845"/>
                    </a:xfrm>
                    <a:prstGeom prst="rect">
                      <a:avLst/>
                    </a:prstGeom>
                  </pic:spPr>
                </pic:pic>
              </a:graphicData>
            </a:graphic>
          </wp:inline>
        </w:drawing>
      </w:r>
    </w:p>
    <w:p w14:paraId="753AF4C0" w14:textId="57D1947E" w:rsidR="00F20AB0" w:rsidRPr="00F42FF7" w:rsidRDefault="00F20AB0" w:rsidP="00F20AB0">
      <w:pPr>
        <w:rPr>
          <w:rFonts w:ascii="Arial" w:hAnsi="Arial" w:cs="Arial"/>
          <w:sz w:val="20"/>
          <w:szCs w:val="20"/>
          <w:lang w:val="en-US"/>
        </w:rPr>
      </w:pPr>
      <w:r w:rsidRPr="00F42FF7">
        <w:rPr>
          <w:rFonts w:ascii="Arial" w:hAnsi="Arial" w:cs="Arial"/>
          <w:sz w:val="20"/>
          <w:szCs w:val="20"/>
          <w:lang w:val="en-US"/>
        </w:rPr>
        <w:t xml:space="preserve">If the software is opened and the device is not turned on, the window will not recognize the connection. Therefore, it is necessary to click the "Refresh" button to update the list of ports with a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device.</w:t>
      </w:r>
    </w:p>
    <w:p w14:paraId="71CC5D10" w14:textId="4D4E2E22" w:rsidR="00F20AB0" w:rsidRPr="00F42FF7" w:rsidRDefault="00F20AB0" w:rsidP="00F20AB0">
      <w:pPr>
        <w:rPr>
          <w:rFonts w:ascii="Arial" w:hAnsi="Arial" w:cs="Arial"/>
          <w:sz w:val="20"/>
          <w:szCs w:val="20"/>
          <w:lang w:val="en-US"/>
        </w:rPr>
      </w:pPr>
      <w:r w:rsidRPr="00F42FF7">
        <w:rPr>
          <w:rFonts w:ascii="Arial" w:hAnsi="Arial" w:cs="Arial"/>
          <w:sz w:val="20"/>
          <w:szCs w:val="20"/>
          <w:lang w:val="en-US"/>
        </w:rPr>
        <w:t xml:space="preserve">Once connected, the software will open with all options enabled for use. The software opens </w:t>
      </w:r>
      <w:r w:rsidR="00E5787E" w:rsidRPr="00F42FF7">
        <w:rPr>
          <w:rFonts w:ascii="Arial" w:hAnsi="Arial" w:cs="Arial"/>
          <w:sz w:val="20"/>
          <w:szCs w:val="20"/>
          <w:lang w:val="en-US"/>
        </w:rPr>
        <w:t xml:space="preserve">by default </w:t>
      </w:r>
      <w:r w:rsidRPr="00F42FF7">
        <w:rPr>
          <w:rFonts w:ascii="Arial" w:hAnsi="Arial" w:cs="Arial"/>
          <w:sz w:val="20"/>
          <w:szCs w:val="20"/>
          <w:lang w:val="en-US"/>
        </w:rPr>
        <w:t>in the histogram window.</w:t>
      </w:r>
    </w:p>
    <w:p w14:paraId="4EFBDAAC" w14:textId="481B1DA2" w:rsidR="00F74EDA" w:rsidRPr="00F42FF7" w:rsidRDefault="00F74EDA" w:rsidP="00F20AB0">
      <w:pPr>
        <w:jc w:val="center"/>
        <w:rPr>
          <w:lang w:val="en-US"/>
        </w:rPr>
      </w:pPr>
      <w:r w:rsidRPr="00F42FF7">
        <w:rPr>
          <w:noProof/>
          <w:lang w:val="en-US"/>
        </w:rPr>
        <w:lastRenderedPageBreak/>
        <w:drawing>
          <wp:inline distT="0" distB="0" distL="0" distR="0" wp14:anchorId="7E591187" wp14:editId="3E81163E">
            <wp:extent cx="4700270" cy="3413253"/>
            <wp:effectExtent l="0" t="0" r="5080" b="0"/>
            <wp:docPr id="1247108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802" name="Imagen 1" descr="Interfaz de usuario gráfica&#10;&#10;Descripción generada automáticamente"/>
                    <pic:cNvPicPr/>
                  </pic:nvPicPr>
                  <pic:blipFill>
                    <a:blip r:embed="rId25"/>
                    <a:stretch>
                      <a:fillRect/>
                    </a:stretch>
                  </pic:blipFill>
                  <pic:spPr>
                    <a:xfrm>
                      <a:off x="0" y="0"/>
                      <a:ext cx="4716145" cy="3424781"/>
                    </a:xfrm>
                    <a:prstGeom prst="rect">
                      <a:avLst/>
                    </a:prstGeom>
                  </pic:spPr>
                </pic:pic>
              </a:graphicData>
            </a:graphic>
          </wp:inline>
        </w:drawing>
      </w:r>
    </w:p>
    <w:p w14:paraId="68F42A81" w14:textId="5CEC8B74" w:rsidR="00F74EDA" w:rsidRPr="00F42FF7" w:rsidRDefault="00F20AB0" w:rsidP="00F74EDA">
      <w:pPr>
        <w:rPr>
          <w:rFonts w:ascii="Arial" w:hAnsi="Arial" w:cs="Arial"/>
          <w:sz w:val="20"/>
          <w:szCs w:val="20"/>
          <w:lang w:val="en-US"/>
        </w:rPr>
      </w:pPr>
      <w:r w:rsidRPr="00F42FF7">
        <w:rPr>
          <w:rFonts w:ascii="Arial" w:hAnsi="Arial" w:cs="Arial"/>
          <w:sz w:val="20"/>
          <w:szCs w:val="20"/>
          <w:lang w:val="en-US"/>
        </w:rPr>
        <w:t>If</w:t>
      </w:r>
      <w:r w:rsidR="00F1236E" w:rsidRPr="00F42FF7">
        <w:rPr>
          <w:rFonts w:ascii="Arial" w:hAnsi="Arial" w:cs="Arial"/>
          <w:sz w:val="20"/>
          <w:szCs w:val="20"/>
          <w:lang w:val="en-US"/>
        </w:rPr>
        <w:t>,</w:t>
      </w:r>
      <w:r w:rsidRPr="00F42FF7">
        <w:rPr>
          <w:rFonts w:ascii="Arial" w:hAnsi="Arial" w:cs="Arial"/>
          <w:sz w:val="20"/>
          <w:szCs w:val="20"/>
          <w:lang w:val="en-US"/>
        </w:rPr>
        <w:t xml:space="preserve"> </w:t>
      </w:r>
      <w:r w:rsidR="004350EE" w:rsidRPr="00F42FF7">
        <w:rPr>
          <w:rFonts w:ascii="Arial" w:hAnsi="Arial" w:cs="Arial"/>
          <w:sz w:val="20"/>
          <w:szCs w:val="20"/>
          <w:lang w:val="en-US"/>
        </w:rPr>
        <w:t xml:space="preserve">in the select port dialog, the </w:t>
      </w:r>
      <w:r w:rsidRPr="00F42FF7">
        <w:rPr>
          <w:rFonts w:ascii="Arial" w:hAnsi="Arial" w:cs="Arial"/>
          <w:sz w:val="20"/>
          <w:szCs w:val="20"/>
          <w:lang w:val="en-US"/>
        </w:rPr>
        <w:t xml:space="preserve">"Cancel" </w:t>
      </w:r>
      <w:r w:rsidR="004350EE" w:rsidRPr="00F42FF7">
        <w:rPr>
          <w:rFonts w:ascii="Arial" w:hAnsi="Arial" w:cs="Arial"/>
          <w:sz w:val="20"/>
          <w:szCs w:val="20"/>
          <w:lang w:val="en-US"/>
        </w:rPr>
        <w:t xml:space="preserve">button </w:t>
      </w:r>
      <w:r w:rsidRPr="00F42FF7">
        <w:rPr>
          <w:rFonts w:ascii="Arial" w:hAnsi="Arial" w:cs="Arial"/>
          <w:sz w:val="20"/>
          <w:szCs w:val="20"/>
          <w:lang w:val="en-US"/>
        </w:rPr>
        <w:t>is selected or the dialog box is closed, the options to select a channel or start a measurement will not be available.</w:t>
      </w:r>
    </w:p>
    <w:p w14:paraId="3DD955C3" w14:textId="0B6987B8" w:rsidR="00F74EDA" w:rsidRPr="00F42FF7" w:rsidRDefault="00F74EDA" w:rsidP="00F20AB0">
      <w:pPr>
        <w:jc w:val="center"/>
        <w:rPr>
          <w:lang w:val="en-US"/>
        </w:rPr>
      </w:pPr>
      <w:r w:rsidRPr="00F42FF7">
        <w:rPr>
          <w:noProof/>
          <w:lang w:val="en-US"/>
        </w:rPr>
        <w:drawing>
          <wp:inline distT="0" distB="0" distL="0" distR="0" wp14:anchorId="6A884BEC" wp14:editId="0EA4F239">
            <wp:extent cx="4786218" cy="3485416"/>
            <wp:effectExtent l="0" t="0" r="0" b="1270"/>
            <wp:docPr id="11959004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0465" name="Imagen 1" descr="Interfaz de usuario gráfica&#10;&#10;Descripción generada automáticamente"/>
                    <pic:cNvPicPr/>
                  </pic:nvPicPr>
                  <pic:blipFill>
                    <a:blip r:embed="rId26"/>
                    <a:stretch>
                      <a:fillRect/>
                    </a:stretch>
                  </pic:blipFill>
                  <pic:spPr>
                    <a:xfrm>
                      <a:off x="0" y="0"/>
                      <a:ext cx="4796612" cy="3492985"/>
                    </a:xfrm>
                    <a:prstGeom prst="rect">
                      <a:avLst/>
                    </a:prstGeom>
                  </pic:spPr>
                </pic:pic>
              </a:graphicData>
            </a:graphic>
          </wp:inline>
        </w:drawing>
      </w:r>
    </w:p>
    <w:p w14:paraId="4BC4778D" w14:textId="742D1A54" w:rsidR="00F74EDA" w:rsidRPr="00F42FF7" w:rsidRDefault="00F20AB0" w:rsidP="00F74EDA">
      <w:pPr>
        <w:rPr>
          <w:rFonts w:ascii="Arial" w:hAnsi="Arial" w:cs="Arial"/>
          <w:sz w:val="20"/>
          <w:szCs w:val="20"/>
          <w:lang w:val="en-US"/>
        </w:rPr>
      </w:pPr>
      <w:r w:rsidRPr="00F42FF7">
        <w:rPr>
          <w:rFonts w:ascii="Arial" w:hAnsi="Arial" w:cs="Arial"/>
          <w:sz w:val="20"/>
          <w:szCs w:val="20"/>
          <w:lang w:val="en-US"/>
        </w:rPr>
        <w:t xml:space="preserve">If this happens, we can click the "Connect" button again to search for </w:t>
      </w:r>
      <w:r w:rsidR="004350EE" w:rsidRPr="00F42FF7">
        <w:rPr>
          <w:rFonts w:ascii="Arial" w:hAnsi="Arial" w:cs="Arial"/>
          <w:sz w:val="20"/>
          <w:szCs w:val="20"/>
          <w:lang w:val="en-US"/>
        </w:rPr>
        <w:t xml:space="preserve">currently available </w:t>
      </w:r>
      <w:r w:rsidRPr="00F42FF7">
        <w:rPr>
          <w:rFonts w:ascii="Arial" w:hAnsi="Arial" w:cs="Arial"/>
          <w:sz w:val="20"/>
          <w:szCs w:val="20"/>
          <w:lang w:val="en-US"/>
        </w:rPr>
        <w:t>devices.</w:t>
      </w:r>
    </w:p>
    <w:p w14:paraId="2DD004E1" w14:textId="2B0A5790" w:rsidR="00F74EDA" w:rsidRPr="00F42FF7" w:rsidRDefault="00E90FEC" w:rsidP="00F74EDA">
      <w:pPr>
        <w:jc w:val="center"/>
        <w:rPr>
          <w:lang w:val="en-US"/>
        </w:rPr>
      </w:pPr>
      <w:r w:rsidRPr="00E90FEC">
        <w:rPr>
          <w:noProof/>
          <w:lang w:val="en-US"/>
        </w:rPr>
        <w:lastRenderedPageBreak/>
        <w:drawing>
          <wp:inline distT="0" distB="0" distL="0" distR="0" wp14:anchorId="46CE094D" wp14:editId="68BD04B4">
            <wp:extent cx="4850807" cy="3495675"/>
            <wp:effectExtent l="0" t="0" r="6985" b="0"/>
            <wp:docPr id="9533586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58617" name="Imagen 1" descr="Interfaz de usuario gráfica&#10;&#10;Descripción generada automáticamente"/>
                    <pic:cNvPicPr/>
                  </pic:nvPicPr>
                  <pic:blipFill>
                    <a:blip r:embed="rId27"/>
                    <a:stretch>
                      <a:fillRect/>
                    </a:stretch>
                  </pic:blipFill>
                  <pic:spPr>
                    <a:xfrm>
                      <a:off x="0" y="0"/>
                      <a:ext cx="4865206" cy="3506052"/>
                    </a:xfrm>
                    <a:prstGeom prst="rect">
                      <a:avLst/>
                    </a:prstGeom>
                  </pic:spPr>
                </pic:pic>
              </a:graphicData>
            </a:graphic>
          </wp:inline>
        </w:drawing>
      </w:r>
    </w:p>
    <w:p w14:paraId="2601B745" w14:textId="77777777" w:rsidR="00F74EDA" w:rsidRPr="00F42FF7" w:rsidRDefault="00F74EDA" w:rsidP="00F74EDA">
      <w:pPr>
        <w:rPr>
          <w:lang w:val="en-US"/>
        </w:rPr>
      </w:pPr>
    </w:p>
    <w:p w14:paraId="75384BC2" w14:textId="5D17FC6F" w:rsidR="003A137C" w:rsidRPr="000A3F6B" w:rsidRDefault="00F20AB0" w:rsidP="002A27C9">
      <w:pPr>
        <w:rPr>
          <w:rFonts w:ascii="Arial" w:hAnsi="Arial" w:cs="Arial"/>
          <w:sz w:val="20"/>
          <w:szCs w:val="20"/>
          <w:lang w:val="en-US"/>
        </w:rPr>
      </w:pPr>
      <w:r w:rsidRPr="000A3F6B">
        <w:rPr>
          <w:rFonts w:ascii="Arial" w:hAnsi="Arial" w:cs="Arial"/>
          <w:sz w:val="20"/>
          <w:szCs w:val="20"/>
          <w:lang w:val="en-US"/>
        </w:rPr>
        <w:t xml:space="preserve">It is also possible to disconnect the device </w:t>
      </w:r>
      <w:commentRangeStart w:id="32"/>
      <w:commentRangeStart w:id="33"/>
      <w:r w:rsidRPr="000A3F6B">
        <w:rPr>
          <w:rFonts w:ascii="Arial" w:hAnsi="Arial" w:cs="Arial"/>
          <w:sz w:val="20"/>
          <w:szCs w:val="20"/>
          <w:lang w:val="en-US"/>
        </w:rPr>
        <w:t xml:space="preserve">if we want to use another </w:t>
      </w:r>
      <w:proofErr w:type="spellStart"/>
      <w:r w:rsidRPr="000A3F6B">
        <w:rPr>
          <w:rFonts w:ascii="Arial" w:hAnsi="Arial" w:cs="Arial"/>
          <w:sz w:val="20"/>
          <w:szCs w:val="20"/>
          <w:lang w:val="en-US"/>
        </w:rPr>
        <w:t>Tempico</w:t>
      </w:r>
      <w:commentRangeEnd w:id="32"/>
      <w:proofErr w:type="spellEnd"/>
      <w:r w:rsidR="00C137DC" w:rsidRPr="000A3F6B">
        <w:rPr>
          <w:rStyle w:val="Refdecomentario"/>
          <w:rFonts w:ascii="Arial" w:hAnsi="Arial" w:cs="Arial"/>
          <w:sz w:val="20"/>
          <w:szCs w:val="20"/>
          <w:lang w:val="en-US"/>
        </w:rPr>
        <w:commentReference w:id="32"/>
      </w:r>
      <w:commentRangeEnd w:id="33"/>
      <w:r w:rsidR="000A3F6B">
        <w:rPr>
          <w:rStyle w:val="Refdecomentario"/>
        </w:rPr>
        <w:commentReference w:id="33"/>
      </w:r>
      <w:r w:rsidRPr="000A3F6B">
        <w:rPr>
          <w:rFonts w:ascii="Arial" w:hAnsi="Arial" w:cs="Arial"/>
          <w:sz w:val="20"/>
          <w:szCs w:val="20"/>
          <w:lang w:val="en-US"/>
        </w:rPr>
        <w:t>. To do so, click the "Disconnect" button. If an error occurs while connecting to the device, the following error window will be displayed:</w:t>
      </w:r>
    </w:p>
    <w:p w14:paraId="1A8D25BF" w14:textId="6ED42BF3" w:rsidR="00F20AB0" w:rsidRPr="00F42FF7" w:rsidRDefault="00F20AB0" w:rsidP="00F20AB0">
      <w:pPr>
        <w:jc w:val="center"/>
        <w:rPr>
          <w:lang w:val="en-US"/>
        </w:rPr>
      </w:pPr>
      <w:r w:rsidRPr="00F42FF7">
        <w:rPr>
          <w:noProof/>
          <w:lang w:val="en-US"/>
        </w:rPr>
        <w:drawing>
          <wp:inline distT="0" distB="0" distL="0" distR="0" wp14:anchorId="5CA70715" wp14:editId="44BD52CC">
            <wp:extent cx="4753638" cy="1124107"/>
            <wp:effectExtent l="0" t="0" r="0" b="0"/>
            <wp:docPr id="178115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217" name="Imagen 1" descr="Interfaz de usuario gráfica, Texto, Aplicación&#10;&#10;Descripción generada automáticamente"/>
                    <pic:cNvPicPr/>
                  </pic:nvPicPr>
                  <pic:blipFill>
                    <a:blip r:embed="rId28"/>
                    <a:stretch>
                      <a:fillRect/>
                    </a:stretch>
                  </pic:blipFill>
                  <pic:spPr>
                    <a:xfrm>
                      <a:off x="0" y="0"/>
                      <a:ext cx="4753638" cy="1124107"/>
                    </a:xfrm>
                    <a:prstGeom prst="rect">
                      <a:avLst/>
                    </a:prstGeom>
                  </pic:spPr>
                </pic:pic>
              </a:graphicData>
            </a:graphic>
          </wp:inline>
        </w:drawing>
      </w:r>
    </w:p>
    <w:p w14:paraId="468C2339" w14:textId="4D7E73C3" w:rsidR="00F20AB0" w:rsidRPr="00F42FF7" w:rsidRDefault="00F20AB0" w:rsidP="002A27C9">
      <w:pPr>
        <w:rPr>
          <w:rFonts w:ascii="Arial" w:hAnsi="Arial" w:cs="Arial"/>
          <w:sz w:val="20"/>
          <w:szCs w:val="20"/>
          <w:lang w:val="en-US"/>
        </w:rPr>
      </w:pPr>
      <w:r w:rsidRPr="00F42FF7">
        <w:rPr>
          <w:rFonts w:ascii="Arial" w:hAnsi="Arial" w:cs="Arial"/>
          <w:sz w:val="20"/>
          <w:szCs w:val="20"/>
          <w:lang w:val="en-US"/>
        </w:rPr>
        <w:t xml:space="preserve">If this happens, it should be verified that no other program has established communication with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and ensure that the USB connection, whether the cable or the physical port, is in good condition. If no issues are found after verifying this, support should be contacted to find a solution to the problem.</w:t>
      </w:r>
    </w:p>
    <w:p w14:paraId="3B649086" w14:textId="6BD1E94C" w:rsidR="00F42FF7" w:rsidRDefault="00F42FF7" w:rsidP="002A27C9">
      <w:pPr>
        <w:rPr>
          <w:rFonts w:ascii="Arial" w:hAnsi="Arial" w:cs="Arial"/>
          <w:sz w:val="20"/>
          <w:szCs w:val="20"/>
          <w:lang w:val="en-US"/>
        </w:rPr>
      </w:pPr>
      <w:r w:rsidRPr="00F42FF7">
        <w:rPr>
          <w:rFonts w:ascii="Arial" w:hAnsi="Arial" w:cs="Arial"/>
          <w:sz w:val="20"/>
          <w:szCs w:val="20"/>
          <w:lang w:val="en-US"/>
        </w:rPr>
        <w:t>If you need to connect two devices at the same time, the user can open two instances of the software and use them simultaneously, as long as each instance does not connect to the same serial port.</w:t>
      </w:r>
    </w:p>
    <w:p w14:paraId="017BE2F1" w14:textId="450F4611" w:rsidR="006746A9" w:rsidRPr="00F42FF7" w:rsidRDefault="003D5F61" w:rsidP="002A27C9">
      <w:pPr>
        <w:rPr>
          <w:rFonts w:ascii="Arial" w:hAnsi="Arial" w:cs="Arial"/>
          <w:sz w:val="20"/>
          <w:szCs w:val="20"/>
          <w:lang w:val="en-US"/>
        </w:rPr>
      </w:pPr>
      <w:r w:rsidRPr="003D5F61">
        <w:rPr>
          <w:rFonts w:ascii="Arial" w:hAnsi="Arial" w:cs="Arial"/>
          <w:sz w:val="20"/>
          <w:szCs w:val="20"/>
          <w:lang w:val="en-US"/>
        </w:rPr>
        <w:lastRenderedPageBreak/>
        <w:drawing>
          <wp:inline distT="0" distB="0" distL="0" distR="0" wp14:anchorId="75FFD73C" wp14:editId="1A8F6ADA">
            <wp:extent cx="5612130" cy="2388870"/>
            <wp:effectExtent l="0" t="0" r="7620" b="0"/>
            <wp:docPr id="106500184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1842" name="Imagen 1" descr="Una captura de pantalla de una red social&#10;&#10;El contenido generado por IA puede ser incorrecto."/>
                    <pic:cNvPicPr/>
                  </pic:nvPicPr>
                  <pic:blipFill>
                    <a:blip r:embed="rId29"/>
                    <a:stretch>
                      <a:fillRect/>
                    </a:stretch>
                  </pic:blipFill>
                  <pic:spPr>
                    <a:xfrm>
                      <a:off x="0" y="0"/>
                      <a:ext cx="5612130" cy="2388870"/>
                    </a:xfrm>
                    <a:prstGeom prst="rect">
                      <a:avLst/>
                    </a:prstGeom>
                  </pic:spPr>
                </pic:pic>
              </a:graphicData>
            </a:graphic>
          </wp:inline>
        </w:drawing>
      </w:r>
    </w:p>
    <w:p w14:paraId="368D2DEE" w14:textId="648C6007" w:rsidR="00F20AB0" w:rsidRPr="00F42FF7" w:rsidRDefault="00F20AB0" w:rsidP="001B005A">
      <w:pPr>
        <w:pStyle w:val="Ttulo2"/>
        <w:numPr>
          <w:ilvl w:val="1"/>
          <w:numId w:val="1"/>
        </w:numPr>
        <w:rPr>
          <w:rFonts w:ascii="Arial" w:hAnsi="Arial" w:cs="Arial"/>
          <w:sz w:val="28"/>
          <w:szCs w:val="28"/>
          <w:lang w:val="en-US"/>
        </w:rPr>
      </w:pPr>
      <w:bookmarkStart w:id="34" w:name="_Toc187834338"/>
      <w:r w:rsidRPr="00F42FF7">
        <w:rPr>
          <w:rFonts w:ascii="Arial" w:hAnsi="Arial" w:cs="Arial"/>
          <w:sz w:val="28"/>
          <w:szCs w:val="28"/>
          <w:lang w:val="en-US"/>
        </w:rPr>
        <w:t>Channel settings</w:t>
      </w:r>
      <w:bookmarkEnd w:id="34"/>
    </w:p>
    <w:p w14:paraId="211CD7E1" w14:textId="77777777" w:rsidR="00070ACF" w:rsidRPr="00F42FF7" w:rsidRDefault="00837161" w:rsidP="00837161">
      <w:pPr>
        <w:rPr>
          <w:rFonts w:ascii="Arial" w:hAnsi="Arial" w:cs="Arial"/>
          <w:sz w:val="20"/>
          <w:szCs w:val="20"/>
          <w:lang w:val="en-US"/>
        </w:rPr>
      </w:pPr>
      <w:r w:rsidRPr="00F42FF7">
        <w:rPr>
          <w:rFonts w:ascii="Arial" w:hAnsi="Arial" w:cs="Arial"/>
          <w:sz w:val="20"/>
          <w:szCs w:val="20"/>
          <w:lang w:val="en-US"/>
        </w:rPr>
        <w:t>Once the connection with the device is established, it is possible to access the settings for each channel. To do so, go to the tab at the top, select "Settings," and then choose "Channel Settings," where you can view the current settings of the device:</w:t>
      </w:r>
    </w:p>
    <w:p w14:paraId="2D872F2D" w14:textId="71FB1F50" w:rsidR="00837161" w:rsidRPr="00F42FF7" w:rsidRDefault="00E90FEC" w:rsidP="00070ACF">
      <w:pPr>
        <w:jc w:val="center"/>
        <w:rPr>
          <w:lang w:val="en-US"/>
        </w:rPr>
      </w:pPr>
      <w:r w:rsidRPr="00E90FEC">
        <w:rPr>
          <w:noProof/>
          <w:lang w:val="en-US"/>
        </w:rPr>
        <w:drawing>
          <wp:inline distT="0" distB="0" distL="0" distR="0" wp14:anchorId="49ED334D" wp14:editId="335A9334">
            <wp:extent cx="4381864" cy="3305175"/>
            <wp:effectExtent l="0" t="0" r="0" b="0"/>
            <wp:docPr id="8271551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55130" name="Imagen 1" descr="Interfaz de usuario gráfica, Texto, Aplicación, Correo electrónico&#10;&#10;Descripción generada automáticamente"/>
                    <pic:cNvPicPr/>
                  </pic:nvPicPr>
                  <pic:blipFill>
                    <a:blip r:embed="rId30"/>
                    <a:stretch>
                      <a:fillRect/>
                    </a:stretch>
                  </pic:blipFill>
                  <pic:spPr>
                    <a:xfrm>
                      <a:off x="0" y="0"/>
                      <a:ext cx="4402614" cy="3320826"/>
                    </a:xfrm>
                    <a:prstGeom prst="rect">
                      <a:avLst/>
                    </a:prstGeom>
                  </pic:spPr>
                </pic:pic>
              </a:graphicData>
            </a:graphic>
          </wp:inline>
        </w:drawing>
      </w:r>
    </w:p>
    <w:p w14:paraId="0E9624BC" w14:textId="569018E9" w:rsidR="00070ACF" w:rsidRPr="00F42FF7" w:rsidRDefault="00070ACF" w:rsidP="00F20AB0">
      <w:pPr>
        <w:rPr>
          <w:rFonts w:ascii="Arial" w:hAnsi="Arial" w:cs="Arial"/>
          <w:sz w:val="20"/>
          <w:szCs w:val="20"/>
          <w:lang w:val="en-US"/>
        </w:rPr>
      </w:pPr>
      <w:r w:rsidRPr="00F42FF7">
        <w:rPr>
          <w:rFonts w:ascii="Arial" w:hAnsi="Arial" w:cs="Arial"/>
          <w:sz w:val="20"/>
          <w:szCs w:val="20"/>
          <w:lang w:val="en-US"/>
        </w:rPr>
        <w:t>For each channel, you can modify the number of average cycles, the mode that defines the time range for measurements, the number of stops, the edge type</w:t>
      </w:r>
      <w:r w:rsidR="008A4E76" w:rsidRPr="00F42FF7">
        <w:rPr>
          <w:rFonts w:ascii="Arial" w:hAnsi="Arial" w:cs="Arial"/>
          <w:sz w:val="20"/>
          <w:szCs w:val="20"/>
          <w:lang w:val="en-US"/>
        </w:rPr>
        <w:t>,</w:t>
      </w:r>
      <w:r w:rsidRPr="00F42FF7">
        <w:rPr>
          <w:rFonts w:ascii="Arial" w:hAnsi="Arial" w:cs="Arial"/>
          <w:sz w:val="20"/>
          <w:szCs w:val="20"/>
          <w:lang w:val="en-US"/>
        </w:rPr>
        <w:t xml:space="preserve"> and the stop mask. All these options provide a dropdown menu with the options allowed by the device (refer to the </w:t>
      </w:r>
      <w:proofErr w:type="spellStart"/>
      <w:r w:rsidRPr="00F42FF7">
        <w:rPr>
          <w:rFonts w:ascii="Arial" w:hAnsi="Arial" w:cs="Arial"/>
          <w:sz w:val="20"/>
          <w:szCs w:val="20"/>
          <w:lang w:val="en-US"/>
        </w:rPr>
        <w:t>Tausand</w:t>
      </w:r>
      <w:proofErr w:type="spellEnd"/>
      <w:r w:rsidRPr="00F42FF7">
        <w:rPr>
          <w:rFonts w:ascii="Arial" w:hAnsi="Arial" w:cs="Arial"/>
          <w:sz w:val="20"/>
          <w:szCs w:val="20"/>
          <w:lang w:val="en-US"/>
        </w:rPr>
        <w:t xml:space="preserv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manual for more information), except for the stop mask.</w:t>
      </w:r>
    </w:p>
    <w:p w14:paraId="30114AA6" w14:textId="345A7DBA" w:rsidR="00837161" w:rsidRPr="00F42FF7" w:rsidRDefault="00837161" w:rsidP="00070ACF">
      <w:pPr>
        <w:jc w:val="center"/>
        <w:rPr>
          <w:lang w:val="en-US"/>
        </w:rPr>
      </w:pPr>
      <w:r w:rsidRPr="00F42FF7">
        <w:rPr>
          <w:noProof/>
          <w:lang w:val="en-US"/>
        </w:rPr>
        <w:lastRenderedPageBreak/>
        <w:drawing>
          <wp:inline distT="0" distB="0" distL="0" distR="0" wp14:anchorId="1081796D" wp14:editId="55CC76AF">
            <wp:extent cx="4410691" cy="1324160"/>
            <wp:effectExtent l="0" t="0" r="9525" b="9525"/>
            <wp:docPr id="2933040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4015" name="Imagen 1" descr="Interfaz de usuario gráfica&#10;&#10;Descripción generada automáticamente"/>
                    <pic:cNvPicPr/>
                  </pic:nvPicPr>
                  <pic:blipFill>
                    <a:blip r:embed="rId31"/>
                    <a:stretch>
                      <a:fillRect/>
                    </a:stretch>
                  </pic:blipFill>
                  <pic:spPr>
                    <a:xfrm>
                      <a:off x="0" y="0"/>
                      <a:ext cx="4410691" cy="1324160"/>
                    </a:xfrm>
                    <a:prstGeom prst="rect">
                      <a:avLst/>
                    </a:prstGeom>
                  </pic:spPr>
                </pic:pic>
              </a:graphicData>
            </a:graphic>
          </wp:inline>
        </w:drawing>
      </w:r>
    </w:p>
    <w:p w14:paraId="109F20E8" w14:textId="4B4DF2E8" w:rsidR="00837161" w:rsidRPr="00F42FF7" w:rsidRDefault="00837161" w:rsidP="00070ACF">
      <w:pPr>
        <w:jc w:val="center"/>
        <w:rPr>
          <w:lang w:val="en-US"/>
        </w:rPr>
      </w:pPr>
      <w:r w:rsidRPr="00F42FF7">
        <w:rPr>
          <w:noProof/>
          <w:lang w:val="en-US"/>
        </w:rPr>
        <w:drawing>
          <wp:inline distT="0" distB="0" distL="0" distR="0" wp14:anchorId="086C87AD" wp14:editId="1FF1FF6D">
            <wp:extent cx="4429743" cy="543001"/>
            <wp:effectExtent l="0" t="0" r="0" b="9525"/>
            <wp:docPr id="106061021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0217" name="Imagen 1" descr="Interfaz de usuario gráfica, Aplicación, Word&#10;&#10;Descripción generada automáticamente"/>
                    <pic:cNvPicPr/>
                  </pic:nvPicPr>
                  <pic:blipFill>
                    <a:blip r:embed="rId32"/>
                    <a:stretch>
                      <a:fillRect/>
                    </a:stretch>
                  </pic:blipFill>
                  <pic:spPr>
                    <a:xfrm>
                      <a:off x="0" y="0"/>
                      <a:ext cx="4429743" cy="543001"/>
                    </a:xfrm>
                    <a:prstGeom prst="rect">
                      <a:avLst/>
                    </a:prstGeom>
                  </pic:spPr>
                </pic:pic>
              </a:graphicData>
            </a:graphic>
          </wp:inline>
        </w:drawing>
      </w:r>
    </w:p>
    <w:p w14:paraId="7F4EDCCA" w14:textId="04D5932D" w:rsidR="00837161" w:rsidRPr="00F42FF7" w:rsidRDefault="00837161" w:rsidP="00070ACF">
      <w:pPr>
        <w:jc w:val="center"/>
        <w:rPr>
          <w:lang w:val="en-US"/>
        </w:rPr>
      </w:pPr>
      <w:r w:rsidRPr="00F42FF7">
        <w:rPr>
          <w:noProof/>
          <w:lang w:val="en-US"/>
        </w:rPr>
        <w:drawing>
          <wp:inline distT="0" distB="0" distL="0" distR="0" wp14:anchorId="107BC81E" wp14:editId="21E0C8FF">
            <wp:extent cx="4296375" cy="895475"/>
            <wp:effectExtent l="0" t="0" r="9525" b="0"/>
            <wp:docPr id="20230602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0296" name="Imagen 1" descr="Interfaz de usuario gráfica, Aplicación&#10;&#10;Descripción generada automáticamente"/>
                    <pic:cNvPicPr/>
                  </pic:nvPicPr>
                  <pic:blipFill>
                    <a:blip r:embed="rId33"/>
                    <a:stretch>
                      <a:fillRect/>
                    </a:stretch>
                  </pic:blipFill>
                  <pic:spPr>
                    <a:xfrm>
                      <a:off x="0" y="0"/>
                      <a:ext cx="4296375" cy="895475"/>
                    </a:xfrm>
                    <a:prstGeom prst="rect">
                      <a:avLst/>
                    </a:prstGeom>
                  </pic:spPr>
                </pic:pic>
              </a:graphicData>
            </a:graphic>
          </wp:inline>
        </w:drawing>
      </w:r>
    </w:p>
    <w:p w14:paraId="6F775C6A" w14:textId="74D1F2EE" w:rsidR="00837161" w:rsidRPr="00F42FF7" w:rsidRDefault="00837161" w:rsidP="00070ACF">
      <w:pPr>
        <w:jc w:val="center"/>
        <w:rPr>
          <w:lang w:val="en-US"/>
        </w:rPr>
      </w:pPr>
      <w:r w:rsidRPr="00F42FF7">
        <w:rPr>
          <w:noProof/>
          <w:lang w:val="en-US"/>
        </w:rPr>
        <w:drawing>
          <wp:inline distT="0" distB="0" distL="0" distR="0" wp14:anchorId="3561805C" wp14:editId="478BB4A7">
            <wp:extent cx="4286848" cy="504895"/>
            <wp:effectExtent l="0" t="0" r="0" b="9525"/>
            <wp:docPr id="21037680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68067" name="Imagen 1" descr="Interfaz de usuario gráfica, Aplicación, Word&#10;&#10;Descripción generada automáticamente"/>
                    <pic:cNvPicPr/>
                  </pic:nvPicPr>
                  <pic:blipFill>
                    <a:blip r:embed="rId34"/>
                    <a:stretch>
                      <a:fillRect/>
                    </a:stretch>
                  </pic:blipFill>
                  <pic:spPr>
                    <a:xfrm>
                      <a:off x="0" y="0"/>
                      <a:ext cx="4286848" cy="504895"/>
                    </a:xfrm>
                    <a:prstGeom prst="rect">
                      <a:avLst/>
                    </a:prstGeom>
                  </pic:spPr>
                </pic:pic>
              </a:graphicData>
            </a:graphic>
          </wp:inline>
        </w:drawing>
      </w:r>
    </w:p>
    <w:p w14:paraId="321B743F" w14:textId="4FC62645" w:rsidR="00070ACF" w:rsidRPr="00F42FF7" w:rsidRDefault="00070ACF" w:rsidP="00F20AB0">
      <w:pPr>
        <w:rPr>
          <w:rFonts w:ascii="Arial" w:hAnsi="Arial" w:cs="Arial"/>
          <w:sz w:val="20"/>
          <w:szCs w:val="20"/>
          <w:lang w:val="en-US"/>
        </w:rPr>
      </w:pPr>
      <w:r w:rsidRPr="00F42FF7">
        <w:rPr>
          <w:rFonts w:ascii="Arial" w:hAnsi="Arial" w:cs="Arial"/>
          <w:sz w:val="20"/>
          <w:szCs w:val="20"/>
          <w:lang w:val="en-US"/>
        </w:rPr>
        <w:t>For the "Stop Mask," you can enter a</w:t>
      </w:r>
      <w:r w:rsidR="00EE6C6E" w:rsidRPr="00F42FF7">
        <w:rPr>
          <w:rFonts w:ascii="Arial" w:hAnsi="Arial" w:cs="Arial"/>
          <w:sz w:val="20"/>
          <w:szCs w:val="20"/>
          <w:lang w:val="en-US"/>
        </w:rPr>
        <w:t>n integer</w:t>
      </w:r>
      <w:r w:rsidRPr="00F42FF7">
        <w:rPr>
          <w:rFonts w:ascii="Arial" w:hAnsi="Arial" w:cs="Arial"/>
          <w:sz w:val="20"/>
          <w:szCs w:val="20"/>
          <w:lang w:val="en-US"/>
        </w:rPr>
        <w:t xml:space="preserve"> number between 0 and 4000 µs.</w:t>
      </w:r>
    </w:p>
    <w:p w14:paraId="0C62DE3F" w14:textId="7AC35186" w:rsidR="00837161" w:rsidRPr="00F42FF7" w:rsidRDefault="00837161" w:rsidP="00070ACF">
      <w:pPr>
        <w:jc w:val="center"/>
        <w:rPr>
          <w:lang w:val="en-US"/>
        </w:rPr>
      </w:pPr>
      <w:r w:rsidRPr="00F42FF7">
        <w:rPr>
          <w:noProof/>
          <w:lang w:val="en-US"/>
        </w:rPr>
        <w:drawing>
          <wp:inline distT="0" distB="0" distL="0" distR="0" wp14:anchorId="3E447C92" wp14:editId="559E5896">
            <wp:extent cx="4410691" cy="342948"/>
            <wp:effectExtent l="0" t="0" r="0" b="0"/>
            <wp:docPr id="1989243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3962" name=""/>
                    <pic:cNvPicPr/>
                  </pic:nvPicPr>
                  <pic:blipFill>
                    <a:blip r:embed="rId35"/>
                    <a:stretch>
                      <a:fillRect/>
                    </a:stretch>
                  </pic:blipFill>
                  <pic:spPr>
                    <a:xfrm>
                      <a:off x="0" y="0"/>
                      <a:ext cx="4410691" cy="342948"/>
                    </a:xfrm>
                    <a:prstGeom prst="rect">
                      <a:avLst/>
                    </a:prstGeom>
                  </pic:spPr>
                </pic:pic>
              </a:graphicData>
            </a:graphic>
          </wp:inline>
        </w:drawing>
      </w:r>
    </w:p>
    <w:p w14:paraId="10A944DB" w14:textId="23C6FD90" w:rsidR="00837161" w:rsidRPr="00F42FF7" w:rsidRDefault="00070ACF" w:rsidP="00F20AB0">
      <w:pPr>
        <w:rPr>
          <w:rFonts w:ascii="Arial" w:hAnsi="Arial" w:cs="Arial"/>
          <w:sz w:val="20"/>
          <w:szCs w:val="20"/>
          <w:lang w:val="en-US"/>
        </w:rPr>
      </w:pPr>
      <w:r w:rsidRPr="00F42FF7">
        <w:rPr>
          <w:rFonts w:ascii="Arial" w:hAnsi="Arial" w:cs="Arial"/>
          <w:sz w:val="20"/>
          <w:szCs w:val="20"/>
          <w:lang w:val="en-US"/>
        </w:rPr>
        <w:t>Once the desired values have been changed, click the "Apply Changes" button to transmit the changes to the device. To verify the changes, you can return to the tab and check that the values are the same as those previously set.</w:t>
      </w:r>
    </w:p>
    <w:p w14:paraId="280742D4" w14:textId="58120E8E" w:rsidR="00070ACF" w:rsidRPr="00F42FF7" w:rsidRDefault="00070ACF" w:rsidP="00070ACF">
      <w:pPr>
        <w:pStyle w:val="Ttulo2"/>
        <w:numPr>
          <w:ilvl w:val="1"/>
          <w:numId w:val="1"/>
        </w:numPr>
        <w:rPr>
          <w:rFonts w:ascii="Arial" w:hAnsi="Arial" w:cs="Arial"/>
          <w:sz w:val="28"/>
          <w:szCs w:val="28"/>
          <w:lang w:val="en-US"/>
        </w:rPr>
      </w:pPr>
      <w:bookmarkStart w:id="35" w:name="_Toc187834339"/>
      <w:r w:rsidRPr="00F42FF7">
        <w:rPr>
          <w:rFonts w:ascii="Arial" w:hAnsi="Arial" w:cs="Arial"/>
          <w:sz w:val="28"/>
          <w:szCs w:val="28"/>
          <w:lang w:val="en-US"/>
        </w:rPr>
        <w:t>General settings</w:t>
      </w:r>
      <w:bookmarkEnd w:id="35"/>
    </w:p>
    <w:p w14:paraId="3B5182B0" w14:textId="4B4C9BC1" w:rsidR="00070ACF" w:rsidRPr="00F42FF7" w:rsidRDefault="00070ACF" w:rsidP="00070ACF">
      <w:pPr>
        <w:rPr>
          <w:rFonts w:ascii="Arial" w:hAnsi="Arial" w:cs="Arial"/>
          <w:sz w:val="20"/>
          <w:szCs w:val="20"/>
          <w:lang w:val="en-US"/>
        </w:rPr>
      </w:pPr>
      <w:r w:rsidRPr="00F42FF7">
        <w:rPr>
          <w:rFonts w:ascii="Arial" w:hAnsi="Arial" w:cs="Arial"/>
          <w:sz w:val="20"/>
          <w:szCs w:val="20"/>
          <w:lang w:val="en-US"/>
        </w:rPr>
        <w:t>The software features another window that displays the options affecting all channels of the device, including the start channel. To access it, go to the top, select "Settings</w:t>
      </w:r>
      <w:r w:rsidR="00791858" w:rsidRPr="00F42FF7">
        <w:rPr>
          <w:rFonts w:ascii="Arial" w:hAnsi="Arial" w:cs="Arial"/>
          <w:sz w:val="20"/>
          <w:szCs w:val="20"/>
          <w:lang w:val="en-US"/>
        </w:rPr>
        <w:t>”</w:t>
      </w:r>
      <w:r w:rsidRPr="00F42FF7">
        <w:rPr>
          <w:rFonts w:ascii="Arial" w:hAnsi="Arial" w:cs="Arial"/>
          <w:sz w:val="20"/>
          <w:szCs w:val="20"/>
          <w:lang w:val="en-US"/>
        </w:rPr>
        <w:t>, and then click on "General Settings":</w:t>
      </w:r>
    </w:p>
    <w:p w14:paraId="2F1DB6B3" w14:textId="1084377D" w:rsidR="00070ACF" w:rsidRPr="00F42FF7" w:rsidRDefault="00070ACF" w:rsidP="00070ACF">
      <w:pPr>
        <w:jc w:val="center"/>
        <w:rPr>
          <w:lang w:val="en-US"/>
        </w:rPr>
      </w:pPr>
      <w:r w:rsidRPr="00F42FF7">
        <w:rPr>
          <w:noProof/>
          <w:lang w:val="en-US"/>
        </w:rPr>
        <w:drawing>
          <wp:inline distT="0" distB="0" distL="0" distR="0" wp14:anchorId="3A53B71F" wp14:editId="36B95E3D">
            <wp:extent cx="3296110" cy="1533739"/>
            <wp:effectExtent l="0" t="0" r="0" b="9525"/>
            <wp:docPr id="3849493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9351" name="Imagen 1" descr="Interfaz de usuario gráfica, Aplicación&#10;&#10;Descripción generada automáticamente"/>
                    <pic:cNvPicPr/>
                  </pic:nvPicPr>
                  <pic:blipFill>
                    <a:blip r:embed="rId36"/>
                    <a:stretch>
                      <a:fillRect/>
                    </a:stretch>
                  </pic:blipFill>
                  <pic:spPr>
                    <a:xfrm>
                      <a:off x="0" y="0"/>
                      <a:ext cx="3296110" cy="1533739"/>
                    </a:xfrm>
                    <a:prstGeom prst="rect">
                      <a:avLst/>
                    </a:prstGeom>
                  </pic:spPr>
                </pic:pic>
              </a:graphicData>
            </a:graphic>
          </wp:inline>
        </w:drawing>
      </w:r>
    </w:p>
    <w:p w14:paraId="0067C543" w14:textId="22FD40A7" w:rsidR="00070ACF" w:rsidRPr="00F42FF7" w:rsidRDefault="00070ACF" w:rsidP="00F20AB0">
      <w:pPr>
        <w:rPr>
          <w:rFonts w:ascii="Arial" w:hAnsi="Arial" w:cs="Arial"/>
          <w:sz w:val="20"/>
          <w:szCs w:val="20"/>
          <w:lang w:val="en-US"/>
        </w:rPr>
      </w:pPr>
      <w:r w:rsidRPr="00F42FF7">
        <w:rPr>
          <w:rFonts w:ascii="Arial" w:hAnsi="Arial" w:cs="Arial"/>
          <w:sz w:val="20"/>
          <w:szCs w:val="20"/>
          <w:lang w:val="en-US"/>
        </w:rPr>
        <w:t xml:space="preserve">From there, it is possible to set the "Threshold Voltage" and the "Number of Runs" for the measurements. The "Threshold Voltage" value allows a range between 0.90 and 1.60, with increments of 0.01, while the "Number of Runs" allows </w:t>
      </w:r>
      <w:r w:rsidR="001E107D" w:rsidRPr="00F42FF7">
        <w:rPr>
          <w:rFonts w:ascii="Arial" w:hAnsi="Arial" w:cs="Arial"/>
          <w:sz w:val="20"/>
          <w:szCs w:val="20"/>
          <w:lang w:val="en-US"/>
        </w:rPr>
        <w:t xml:space="preserve">integer values </w:t>
      </w:r>
      <w:r w:rsidRPr="00F42FF7">
        <w:rPr>
          <w:rFonts w:ascii="Arial" w:hAnsi="Arial" w:cs="Arial"/>
          <w:sz w:val="20"/>
          <w:szCs w:val="20"/>
          <w:lang w:val="en-US"/>
        </w:rPr>
        <w:t xml:space="preserve">up to a value of 1000 (for more information on these settings, refer to the device manual). Once the changes have been </w:t>
      </w:r>
      <w:r w:rsidRPr="00F42FF7">
        <w:rPr>
          <w:rFonts w:ascii="Arial" w:hAnsi="Arial" w:cs="Arial"/>
          <w:sz w:val="20"/>
          <w:szCs w:val="20"/>
          <w:lang w:val="en-US"/>
        </w:rPr>
        <w:lastRenderedPageBreak/>
        <w:t>made, click on "Save Changes," and to confirm, return to the tab and check that the values are the same as those set.</w:t>
      </w:r>
    </w:p>
    <w:p w14:paraId="19449A6B" w14:textId="550006F1" w:rsidR="00D11881" w:rsidRPr="00F42FF7" w:rsidRDefault="004969B2" w:rsidP="00D11881">
      <w:pPr>
        <w:pStyle w:val="Ttulo2"/>
        <w:numPr>
          <w:ilvl w:val="1"/>
          <w:numId w:val="1"/>
        </w:numPr>
        <w:rPr>
          <w:rFonts w:ascii="Arial" w:hAnsi="Arial" w:cs="Arial"/>
          <w:sz w:val="28"/>
          <w:szCs w:val="28"/>
          <w:lang w:val="en-US"/>
        </w:rPr>
      </w:pPr>
      <w:bookmarkStart w:id="36" w:name="_Toc187834340"/>
      <w:r w:rsidRPr="00F42FF7">
        <w:rPr>
          <w:rFonts w:ascii="Arial" w:hAnsi="Arial" w:cs="Arial"/>
          <w:sz w:val="28"/>
          <w:szCs w:val="28"/>
          <w:lang w:val="en-US"/>
        </w:rPr>
        <w:t xml:space="preserve">Start-Stop </w:t>
      </w:r>
      <w:r w:rsidR="009A482A" w:rsidRPr="00F42FF7">
        <w:rPr>
          <w:rFonts w:ascii="Arial" w:hAnsi="Arial" w:cs="Arial"/>
          <w:sz w:val="28"/>
          <w:szCs w:val="28"/>
          <w:lang w:val="en-US"/>
        </w:rPr>
        <w:t xml:space="preserve">histogram </w:t>
      </w:r>
      <w:r w:rsidRPr="00F42FF7">
        <w:rPr>
          <w:rFonts w:ascii="Arial" w:hAnsi="Arial" w:cs="Arial"/>
          <w:sz w:val="28"/>
          <w:szCs w:val="28"/>
          <w:lang w:val="en-US"/>
        </w:rPr>
        <w:t>measurements</w:t>
      </w:r>
      <w:bookmarkEnd w:id="36"/>
    </w:p>
    <w:p w14:paraId="72683EF4" w14:textId="2EDC03B7" w:rsidR="00D11881" w:rsidRPr="00F42FF7" w:rsidRDefault="00D11881" w:rsidP="004969B2">
      <w:pPr>
        <w:rPr>
          <w:rFonts w:ascii="Arial" w:hAnsi="Arial" w:cs="Arial"/>
          <w:sz w:val="20"/>
          <w:szCs w:val="20"/>
          <w:lang w:val="en-US"/>
        </w:rPr>
      </w:pPr>
      <w:r w:rsidRPr="00F42FF7">
        <w:rPr>
          <w:rFonts w:ascii="Arial" w:hAnsi="Arial" w:cs="Arial"/>
          <w:sz w:val="20"/>
          <w:szCs w:val="20"/>
          <w:lang w:val="en-US"/>
        </w:rPr>
        <w:t xml:space="preserve">"Start-stop" measurements are those that capture data from the basic functionality of the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device. When a start pulse is received and, subsequently, a stop pulse arrives, the temporal difference between the two pulses is obtained. This </w:t>
      </w:r>
      <w:r w:rsidR="009A10F1" w:rsidRPr="00F42FF7">
        <w:rPr>
          <w:rFonts w:ascii="Arial" w:hAnsi="Arial" w:cs="Arial"/>
          <w:sz w:val="20"/>
          <w:szCs w:val="20"/>
          <w:lang w:val="en-US"/>
        </w:rPr>
        <w:t xml:space="preserve">data </w:t>
      </w:r>
      <w:r w:rsidRPr="00F42FF7">
        <w:rPr>
          <w:rFonts w:ascii="Arial" w:hAnsi="Arial" w:cs="Arial"/>
          <w:sz w:val="20"/>
          <w:szCs w:val="20"/>
          <w:lang w:val="en-US"/>
        </w:rPr>
        <w:t>is plotted on a frequency histogram.</w:t>
      </w:r>
    </w:p>
    <w:p w14:paraId="40BD8B11" w14:textId="476DF2AD" w:rsidR="00350C76" w:rsidRPr="00F42FF7" w:rsidRDefault="00350C76" w:rsidP="00DD2513">
      <w:pPr>
        <w:pStyle w:val="Ttulo3"/>
        <w:numPr>
          <w:ilvl w:val="2"/>
          <w:numId w:val="1"/>
        </w:numPr>
        <w:rPr>
          <w:lang w:val="en-US"/>
        </w:rPr>
      </w:pPr>
      <w:bookmarkStart w:id="37" w:name="_Toc187834341"/>
      <w:r w:rsidRPr="00F42FF7">
        <w:rPr>
          <w:lang w:val="en-US"/>
        </w:rPr>
        <w:t>Perform a measurement</w:t>
      </w:r>
      <w:bookmarkEnd w:id="37"/>
    </w:p>
    <w:p w14:paraId="5CD7362A" w14:textId="6956017C" w:rsidR="00527A8E" w:rsidRPr="00F42FF7" w:rsidRDefault="00527A8E" w:rsidP="00527A8E">
      <w:pPr>
        <w:rPr>
          <w:rFonts w:ascii="Arial" w:hAnsi="Arial" w:cs="Arial"/>
          <w:sz w:val="20"/>
          <w:szCs w:val="20"/>
          <w:lang w:val="en-US"/>
        </w:rPr>
      </w:pPr>
      <w:r w:rsidRPr="00F42FF7">
        <w:rPr>
          <w:rFonts w:ascii="Arial" w:hAnsi="Arial" w:cs="Arial"/>
          <w:sz w:val="20"/>
          <w:szCs w:val="20"/>
          <w:lang w:val="en-US"/>
        </w:rPr>
        <w:t xml:space="preserve">To </w:t>
      </w:r>
      <w:r w:rsidR="00E64717" w:rsidRPr="00F42FF7">
        <w:rPr>
          <w:rFonts w:ascii="Arial" w:hAnsi="Arial" w:cs="Arial"/>
          <w:sz w:val="20"/>
          <w:szCs w:val="20"/>
          <w:lang w:val="en-US"/>
        </w:rPr>
        <w:t xml:space="preserve">begin a sequence of </w:t>
      </w:r>
      <w:r w:rsidRPr="00F42FF7">
        <w:rPr>
          <w:rFonts w:ascii="Arial" w:hAnsi="Arial" w:cs="Arial"/>
          <w:sz w:val="20"/>
          <w:szCs w:val="20"/>
          <w:lang w:val="en-US"/>
        </w:rPr>
        <w:t>"start-stop" measurements, the channels to be sampled must be selected. To do so, check the corresponding checkboxes located on the left side of the window.</w:t>
      </w:r>
    </w:p>
    <w:p w14:paraId="1029557D" w14:textId="440DB4A0" w:rsidR="00D11881" w:rsidRPr="00F42FF7" w:rsidRDefault="00D11881" w:rsidP="00527A8E">
      <w:pPr>
        <w:jc w:val="center"/>
        <w:rPr>
          <w:lang w:val="en-US"/>
        </w:rPr>
      </w:pPr>
      <w:r w:rsidRPr="00F42FF7">
        <w:rPr>
          <w:noProof/>
          <w:lang w:val="en-US"/>
        </w:rPr>
        <w:drawing>
          <wp:inline distT="0" distB="0" distL="0" distR="0" wp14:anchorId="45034534" wp14:editId="00612BA5">
            <wp:extent cx="2675934" cy="4245997"/>
            <wp:effectExtent l="0" t="0" r="0" b="2540"/>
            <wp:docPr id="1283779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122" name="Imagen 1" descr="Interfaz de usuario gráfica, Aplicación&#10;&#10;Descripción generada automáticamente"/>
                    <pic:cNvPicPr/>
                  </pic:nvPicPr>
                  <pic:blipFill>
                    <a:blip r:embed="rId37"/>
                    <a:stretch>
                      <a:fillRect/>
                    </a:stretch>
                  </pic:blipFill>
                  <pic:spPr>
                    <a:xfrm>
                      <a:off x="0" y="0"/>
                      <a:ext cx="2679164" cy="4251121"/>
                    </a:xfrm>
                    <a:prstGeom prst="rect">
                      <a:avLst/>
                    </a:prstGeom>
                  </pic:spPr>
                </pic:pic>
              </a:graphicData>
            </a:graphic>
          </wp:inline>
        </w:drawing>
      </w:r>
    </w:p>
    <w:p w14:paraId="7DBE8CC1" w14:textId="446633C7" w:rsidR="00D11881" w:rsidRPr="00F42FF7" w:rsidRDefault="00527A8E" w:rsidP="00527A8E">
      <w:pPr>
        <w:rPr>
          <w:rFonts w:ascii="Arial" w:hAnsi="Arial" w:cs="Arial"/>
          <w:sz w:val="20"/>
          <w:szCs w:val="20"/>
          <w:lang w:val="en-US"/>
        </w:rPr>
      </w:pPr>
      <w:r w:rsidRPr="00F42FF7">
        <w:rPr>
          <w:rFonts w:ascii="Arial" w:hAnsi="Arial" w:cs="Arial"/>
          <w:sz w:val="20"/>
          <w:szCs w:val="20"/>
          <w:lang w:val="en-US"/>
        </w:rPr>
        <w:t xml:space="preserve">Afterward, click on "Begin Measurement" </w:t>
      </w:r>
      <w:r w:rsidR="00A857D7" w:rsidRPr="00F42FF7">
        <w:rPr>
          <w:rFonts w:ascii="Arial" w:hAnsi="Arial" w:cs="Arial"/>
          <w:sz w:val="20"/>
          <w:szCs w:val="20"/>
          <w:lang w:val="en-US"/>
        </w:rPr>
        <w:t>(</w:t>
      </w:r>
      <w:r w:rsidR="00A857D7" w:rsidRPr="00F42FF7">
        <w:rPr>
          <w:rFonts w:ascii="Arial" w:hAnsi="Arial" w:cs="Arial"/>
          <w:noProof/>
          <w:sz w:val="20"/>
          <w:szCs w:val="20"/>
          <w:lang w:val="en-US"/>
        </w:rPr>
        <w:drawing>
          <wp:inline distT="0" distB="0" distL="0" distR="0" wp14:anchorId="1FDD3156" wp14:editId="2AD4187B">
            <wp:extent cx="665315" cy="126410"/>
            <wp:effectExtent l="0" t="0" r="1905" b="6985"/>
            <wp:docPr id="384284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4764" name=""/>
                    <pic:cNvPicPr/>
                  </pic:nvPicPr>
                  <pic:blipFill>
                    <a:blip r:embed="rId38"/>
                    <a:stretch>
                      <a:fillRect/>
                    </a:stretch>
                  </pic:blipFill>
                  <pic:spPr>
                    <a:xfrm>
                      <a:off x="0" y="0"/>
                      <a:ext cx="675441" cy="128334"/>
                    </a:xfrm>
                    <a:prstGeom prst="rect">
                      <a:avLst/>
                    </a:prstGeom>
                  </pic:spPr>
                </pic:pic>
              </a:graphicData>
            </a:graphic>
          </wp:inline>
        </w:drawing>
      </w:r>
      <w:r w:rsidR="00A857D7" w:rsidRPr="00F42FF7">
        <w:rPr>
          <w:rFonts w:ascii="Arial" w:hAnsi="Arial" w:cs="Arial"/>
          <w:sz w:val="20"/>
          <w:szCs w:val="20"/>
          <w:lang w:val="en-US"/>
        </w:rPr>
        <w:t xml:space="preserve">). </w:t>
      </w:r>
      <w:r w:rsidRPr="00F42FF7">
        <w:rPr>
          <w:rFonts w:ascii="Arial" w:hAnsi="Arial" w:cs="Arial"/>
          <w:sz w:val="20"/>
          <w:szCs w:val="20"/>
          <w:lang w:val="en-US"/>
        </w:rPr>
        <w:t xml:space="preserve">Depending on the number of channels selected, the corresponding graphs will be created on the right side of the window. Once the measurement begins, a histogram will be obtained for each channel. </w:t>
      </w:r>
    </w:p>
    <w:p w14:paraId="22F2BC44" w14:textId="02D69BD1" w:rsidR="00527A8E" w:rsidRPr="00F42FF7" w:rsidRDefault="00527A8E" w:rsidP="00527A8E">
      <w:pPr>
        <w:rPr>
          <w:lang w:val="en-US"/>
        </w:rPr>
      </w:pPr>
    </w:p>
    <w:p w14:paraId="34BFA3C1" w14:textId="77777777" w:rsidR="00527A8E" w:rsidRPr="00F42FF7" w:rsidRDefault="00527A8E" w:rsidP="00527A8E">
      <w:pPr>
        <w:rPr>
          <w:lang w:val="en-US"/>
        </w:rPr>
      </w:pPr>
    </w:p>
    <w:p w14:paraId="36D6C7C7" w14:textId="4E49705B" w:rsidR="004969B2" w:rsidRPr="00F42FF7" w:rsidRDefault="003D4B0F" w:rsidP="00D11881">
      <w:pPr>
        <w:jc w:val="center"/>
        <w:rPr>
          <w:lang w:val="en-US"/>
        </w:rPr>
      </w:pPr>
      <w:r w:rsidRPr="00F42FF7">
        <w:rPr>
          <w:noProof/>
          <w:lang w:val="en-US"/>
        </w:rPr>
        <w:lastRenderedPageBreak/>
        <w:drawing>
          <wp:inline distT="0" distB="0" distL="0" distR="0" wp14:anchorId="26770FFF" wp14:editId="60147AF3">
            <wp:extent cx="5612130" cy="4068445"/>
            <wp:effectExtent l="0" t="0" r="7620" b="8255"/>
            <wp:docPr id="1339215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5739" name="Imagen 1" descr="Gráfico&#10;&#10;Descripción generada automáticamente"/>
                    <pic:cNvPicPr/>
                  </pic:nvPicPr>
                  <pic:blipFill>
                    <a:blip r:embed="rId39"/>
                    <a:stretch>
                      <a:fillRect/>
                    </a:stretch>
                  </pic:blipFill>
                  <pic:spPr>
                    <a:xfrm>
                      <a:off x="0" y="0"/>
                      <a:ext cx="5612130" cy="4068445"/>
                    </a:xfrm>
                    <a:prstGeom prst="rect">
                      <a:avLst/>
                    </a:prstGeom>
                  </pic:spPr>
                </pic:pic>
              </a:graphicData>
            </a:graphic>
          </wp:inline>
        </w:drawing>
      </w:r>
    </w:p>
    <w:p w14:paraId="5A0CF44C" w14:textId="77777777" w:rsidR="003F126F" w:rsidRPr="00F42FF7" w:rsidRDefault="003F126F" w:rsidP="003F126F">
      <w:pPr>
        <w:rPr>
          <w:rFonts w:ascii="Arial" w:hAnsi="Arial" w:cs="Arial"/>
          <w:sz w:val="20"/>
          <w:szCs w:val="20"/>
          <w:lang w:val="en-US"/>
        </w:rPr>
      </w:pPr>
      <w:r w:rsidRPr="00F42FF7">
        <w:rPr>
          <w:rFonts w:ascii="Arial" w:hAnsi="Arial" w:cs="Arial"/>
          <w:sz w:val="20"/>
          <w:szCs w:val="20"/>
          <w:lang w:val="en-US"/>
        </w:rPr>
        <w:t>It is possible to interact with the graphs generated for each channel, either by dragging the range or adjusting the zoom with the mouse wheel. The histogram is generated according to the zoom level of the plot. Therefore, by zooming in and examining the range in more detail, more precise points will be obtained, indicating where each data point falls.</w:t>
      </w:r>
    </w:p>
    <w:p w14:paraId="58860FE8" w14:textId="42C35126" w:rsidR="00D11881" w:rsidRPr="00F42FF7" w:rsidRDefault="00D11881" w:rsidP="003F126F">
      <w:pPr>
        <w:jc w:val="center"/>
        <w:rPr>
          <w:lang w:val="en-US"/>
        </w:rPr>
      </w:pPr>
      <w:r w:rsidRPr="00F42FF7">
        <w:rPr>
          <w:noProof/>
          <w:lang w:val="en-US"/>
        </w:rPr>
        <w:drawing>
          <wp:inline distT="0" distB="0" distL="0" distR="0" wp14:anchorId="21B4B49A" wp14:editId="389AF2AB">
            <wp:extent cx="3126768" cy="2647784"/>
            <wp:effectExtent l="0" t="0" r="0" b="635"/>
            <wp:docPr id="1196578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78499" name="Imagen 1" descr="Interfaz de usuario gráfica, Aplicación&#10;&#10;Descripción generada automáticamente"/>
                    <pic:cNvPicPr/>
                  </pic:nvPicPr>
                  <pic:blipFill rotWithShape="1">
                    <a:blip r:embed="rId40"/>
                    <a:srcRect l="40925" t="16622" r="1" b="14523"/>
                    <a:stretch/>
                  </pic:blipFill>
                  <pic:spPr bwMode="auto">
                    <a:xfrm>
                      <a:off x="0" y="0"/>
                      <a:ext cx="3142153" cy="2660812"/>
                    </a:xfrm>
                    <a:prstGeom prst="rect">
                      <a:avLst/>
                    </a:prstGeom>
                    <a:ln>
                      <a:noFill/>
                    </a:ln>
                    <a:extLst>
                      <a:ext uri="{53640926-AAD7-44D8-BBD7-CCE9431645EC}">
                        <a14:shadowObscured xmlns:a14="http://schemas.microsoft.com/office/drawing/2010/main"/>
                      </a:ext>
                    </a:extLst>
                  </pic:spPr>
                </pic:pic>
              </a:graphicData>
            </a:graphic>
          </wp:inline>
        </w:drawing>
      </w:r>
    </w:p>
    <w:p w14:paraId="49462EFF" w14:textId="3B3306F5" w:rsidR="004969B2" w:rsidRPr="00F42FF7" w:rsidRDefault="004969B2" w:rsidP="00F20AB0">
      <w:pPr>
        <w:rPr>
          <w:lang w:val="en-US"/>
        </w:rPr>
      </w:pPr>
    </w:p>
    <w:p w14:paraId="6BD666A8" w14:textId="77777777" w:rsidR="003F126F" w:rsidRPr="00F42FF7" w:rsidRDefault="003F126F" w:rsidP="003F126F">
      <w:pPr>
        <w:rPr>
          <w:rFonts w:ascii="Arial" w:hAnsi="Arial" w:cs="Arial"/>
          <w:sz w:val="20"/>
          <w:szCs w:val="20"/>
          <w:lang w:val="en-US"/>
        </w:rPr>
      </w:pPr>
      <w:r w:rsidRPr="00F42FF7">
        <w:rPr>
          <w:rFonts w:ascii="Arial" w:hAnsi="Arial" w:cs="Arial"/>
          <w:sz w:val="20"/>
          <w:szCs w:val="20"/>
          <w:lang w:val="en-US"/>
        </w:rPr>
        <w:t>Conversely, if we increase the temporal axis range, the number of bars will decrease.</w:t>
      </w:r>
    </w:p>
    <w:p w14:paraId="7AA57820" w14:textId="5311C599" w:rsidR="00837161" w:rsidRPr="00F42FF7" w:rsidRDefault="00527A8E" w:rsidP="00527A8E">
      <w:pPr>
        <w:jc w:val="center"/>
        <w:rPr>
          <w:lang w:val="en-US"/>
        </w:rPr>
      </w:pPr>
      <w:r w:rsidRPr="00F42FF7">
        <w:rPr>
          <w:noProof/>
          <w:lang w:val="en-US"/>
        </w:rPr>
        <w:lastRenderedPageBreak/>
        <w:drawing>
          <wp:inline distT="0" distB="0" distL="0" distR="0" wp14:anchorId="42825068" wp14:editId="2B5C6982">
            <wp:extent cx="3377614" cy="3070010"/>
            <wp:effectExtent l="0" t="0" r="0" b="0"/>
            <wp:docPr id="18119899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9913" name="Imagen 1" descr="Gráfico, Gráfico de líneas&#10;&#10;Descripción generada automáticamente"/>
                    <pic:cNvPicPr/>
                  </pic:nvPicPr>
                  <pic:blipFill>
                    <a:blip r:embed="rId41"/>
                    <a:stretch>
                      <a:fillRect/>
                    </a:stretch>
                  </pic:blipFill>
                  <pic:spPr>
                    <a:xfrm>
                      <a:off x="0" y="0"/>
                      <a:ext cx="3388192" cy="3079624"/>
                    </a:xfrm>
                    <a:prstGeom prst="rect">
                      <a:avLst/>
                    </a:prstGeom>
                  </pic:spPr>
                </pic:pic>
              </a:graphicData>
            </a:graphic>
          </wp:inline>
        </w:drawing>
      </w:r>
    </w:p>
    <w:p w14:paraId="46B26B1C" w14:textId="11FAF953" w:rsidR="00527A8E" w:rsidRPr="00F42FF7" w:rsidRDefault="003F126F" w:rsidP="00527A8E">
      <w:pPr>
        <w:jc w:val="both"/>
        <w:rPr>
          <w:rFonts w:ascii="Arial" w:hAnsi="Arial" w:cs="Arial"/>
          <w:sz w:val="20"/>
          <w:szCs w:val="20"/>
          <w:lang w:val="en-US"/>
        </w:rPr>
      </w:pPr>
      <w:r w:rsidRPr="00F42FF7">
        <w:rPr>
          <w:rFonts w:ascii="Arial" w:hAnsi="Arial" w:cs="Arial"/>
          <w:sz w:val="20"/>
          <w:szCs w:val="20"/>
          <w:lang w:val="en-US"/>
        </w:rPr>
        <w:t>Right-clicking on the graph enables additional options for interacting with it, such as manual zoom on each axis, changing the selection mode with the mouse, or exporting the image. Since these options come from the library used to generate the graph, it is not recommended to interact with the graph through these functions. However, the user is free to use them if desired.</w:t>
      </w:r>
    </w:p>
    <w:p w14:paraId="505D5F99" w14:textId="0564926C" w:rsidR="003F126F" w:rsidRPr="00F42FF7" w:rsidRDefault="003F126F" w:rsidP="003F126F">
      <w:pPr>
        <w:jc w:val="center"/>
        <w:rPr>
          <w:lang w:val="en-US"/>
        </w:rPr>
      </w:pPr>
      <w:r w:rsidRPr="00F42FF7">
        <w:rPr>
          <w:noProof/>
          <w:lang w:val="en-US"/>
        </w:rPr>
        <w:drawing>
          <wp:inline distT="0" distB="0" distL="0" distR="0" wp14:anchorId="7E51E284" wp14:editId="13485C79">
            <wp:extent cx="2614239" cy="2438196"/>
            <wp:effectExtent l="0" t="0" r="0" b="635"/>
            <wp:docPr id="19558523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2356" name="Imagen 1" descr="Gráfico&#10;&#10;Descripción generada automáticamente"/>
                    <pic:cNvPicPr/>
                  </pic:nvPicPr>
                  <pic:blipFill>
                    <a:blip r:embed="rId42"/>
                    <a:stretch>
                      <a:fillRect/>
                    </a:stretch>
                  </pic:blipFill>
                  <pic:spPr>
                    <a:xfrm>
                      <a:off x="0" y="0"/>
                      <a:ext cx="2615727" cy="2439584"/>
                    </a:xfrm>
                    <a:prstGeom prst="rect">
                      <a:avLst/>
                    </a:prstGeom>
                  </pic:spPr>
                </pic:pic>
              </a:graphicData>
            </a:graphic>
          </wp:inline>
        </w:drawing>
      </w:r>
    </w:p>
    <w:p w14:paraId="21DDA277" w14:textId="77777777" w:rsidR="00A857D7" w:rsidRPr="00F42FF7" w:rsidRDefault="00A857D7" w:rsidP="00A857D7">
      <w:pPr>
        <w:rPr>
          <w:rFonts w:ascii="Arial" w:hAnsi="Arial" w:cs="Arial"/>
          <w:sz w:val="20"/>
          <w:szCs w:val="20"/>
          <w:lang w:val="en-US"/>
        </w:rPr>
      </w:pPr>
      <w:r w:rsidRPr="00F42FF7">
        <w:rPr>
          <w:rFonts w:ascii="Arial" w:hAnsi="Arial" w:cs="Arial"/>
          <w:sz w:val="20"/>
          <w:szCs w:val="20"/>
          <w:lang w:val="en-US"/>
        </w:rPr>
        <w:t>The status bar indicates whether the measurement is being carried out correctly. If any channel is not receiving data, the status bar will display a message to indicate this.</w:t>
      </w:r>
    </w:p>
    <w:p w14:paraId="3A5D8F27" w14:textId="6CB2C933" w:rsidR="007D56C8" w:rsidRPr="00F42FF7" w:rsidRDefault="007D56C8" w:rsidP="00A857D7">
      <w:pPr>
        <w:jc w:val="center"/>
        <w:rPr>
          <w:lang w:val="en-US"/>
        </w:rPr>
      </w:pPr>
      <w:r w:rsidRPr="00F42FF7">
        <w:rPr>
          <w:noProof/>
          <w:lang w:val="en-US"/>
        </w:rPr>
        <w:drawing>
          <wp:inline distT="0" distB="0" distL="0" distR="0" wp14:anchorId="4C57BDA3" wp14:editId="5A1042EE">
            <wp:extent cx="4704359" cy="628380"/>
            <wp:effectExtent l="0" t="0" r="1270" b="635"/>
            <wp:docPr id="1863958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8614" name="Imagen 1" descr="Interfaz de usuario gráfica, Texto, Aplicación&#10;&#10;Descripción generada automáticamente"/>
                    <pic:cNvPicPr/>
                  </pic:nvPicPr>
                  <pic:blipFill>
                    <a:blip r:embed="rId43"/>
                    <a:stretch>
                      <a:fillRect/>
                    </a:stretch>
                  </pic:blipFill>
                  <pic:spPr>
                    <a:xfrm>
                      <a:off x="0" y="0"/>
                      <a:ext cx="4727858" cy="631519"/>
                    </a:xfrm>
                    <a:prstGeom prst="rect">
                      <a:avLst/>
                    </a:prstGeom>
                  </pic:spPr>
                </pic:pic>
              </a:graphicData>
            </a:graphic>
          </wp:inline>
        </w:drawing>
      </w:r>
    </w:p>
    <w:p w14:paraId="248F0BCA" w14:textId="77777777" w:rsidR="00A857D7" w:rsidRPr="00F42FF7" w:rsidRDefault="00A857D7" w:rsidP="00A857D7">
      <w:pPr>
        <w:rPr>
          <w:rFonts w:ascii="Arial" w:hAnsi="Arial" w:cs="Arial"/>
          <w:sz w:val="20"/>
          <w:szCs w:val="20"/>
          <w:lang w:val="en-US"/>
        </w:rPr>
      </w:pPr>
      <w:r w:rsidRPr="00F42FF7">
        <w:rPr>
          <w:rFonts w:ascii="Arial" w:hAnsi="Arial" w:cs="Arial"/>
          <w:sz w:val="20"/>
          <w:szCs w:val="20"/>
          <w:lang w:val="en-US"/>
        </w:rPr>
        <w:t>If the start channel is not receiving data, the following message will be displayed:</w:t>
      </w:r>
    </w:p>
    <w:p w14:paraId="1A592461" w14:textId="17B20C50" w:rsidR="007D56C8" w:rsidRPr="00F42FF7" w:rsidRDefault="007D56C8" w:rsidP="00A857D7">
      <w:pPr>
        <w:jc w:val="center"/>
        <w:rPr>
          <w:lang w:val="en-US"/>
        </w:rPr>
      </w:pPr>
      <w:r w:rsidRPr="00F42FF7">
        <w:rPr>
          <w:noProof/>
          <w:lang w:val="en-US"/>
        </w:rPr>
        <w:lastRenderedPageBreak/>
        <w:drawing>
          <wp:inline distT="0" distB="0" distL="0" distR="0" wp14:anchorId="670BAB27" wp14:editId="3CE48E69">
            <wp:extent cx="4486523" cy="690860"/>
            <wp:effectExtent l="0" t="0" r="0" b="0"/>
            <wp:docPr id="711506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6814" name="Imagen 1" descr="Interfaz de usuario gráfica, Texto, Aplicación&#10;&#10;Descripción generada automáticamente"/>
                    <pic:cNvPicPr/>
                  </pic:nvPicPr>
                  <pic:blipFill>
                    <a:blip r:embed="rId44"/>
                    <a:stretch>
                      <a:fillRect/>
                    </a:stretch>
                  </pic:blipFill>
                  <pic:spPr>
                    <a:xfrm>
                      <a:off x="0" y="0"/>
                      <a:ext cx="4511762" cy="694746"/>
                    </a:xfrm>
                    <a:prstGeom prst="rect">
                      <a:avLst/>
                    </a:prstGeom>
                  </pic:spPr>
                </pic:pic>
              </a:graphicData>
            </a:graphic>
          </wp:inline>
        </w:drawing>
      </w:r>
    </w:p>
    <w:p w14:paraId="0079F678" w14:textId="77777777" w:rsidR="00AB2C6F" w:rsidRPr="00F42FF7" w:rsidRDefault="00AB2C6F" w:rsidP="007D56C8">
      <w:pPr>
        <w:rPr>
          <w:rFonts w:ascii="Arial" w:hAnsi="Arial" w:cs="Arial"/>
          <w:sz w:val="20"/>
          <w:szCs w:val="20"/>
          <w:lang w:val="en-US"/>
        </w:rPr>
      </w:pPr>
      <w:r w:rsidRPr="00F42FF7">
        <w:rPr>
          <w:rFonts w:ascii="Arial" w:hAnsi="Arial" w:cs="Arial"/>
          <w:sz w:val="20"/>
          <w:szCs w:val="20"/>
          <w:lang w:val="en-US"/>
        </w:rPr>
        <w:t xml:space="preserve">A possible solution to this issue is configuring the threshold voltage. It is recommended to set it to 1.6 V and check if the measurement is performed correctly. If the error persists, try different values for this parameter. If the issue continues and it is determined that it is not a fault in the setup or the input signal, </w:t>
      </w:r>
      <w:proofErr w:type="spellStart"/>
      <w:r w:rsidRPr="00F42FF7">
        <w:rPr>
          <w:rFonts w:ascii="Arial" w:hAnsi="Arial" w:cs="Arial"/>
          <w:sz w:val="20"/>
          <w:szCs w:val="20"/>
          <w:lang w:val="en-US"/>
        </w:rPr>
        <w:t>Tausand</w:t>
      </w:r>
      <w:proofErr w:type="spellEnd"/>
      <w:r w:rsidRPr="00F42FF7">
        <w:rPr>
          <w:rFonts w:ascii="Arial" w:hAnsi="Arial" w:cs="Arial"/>
          <w:sz w:val="20"/>
          <w:szCs w:val="20"/>
          <w:lang w:val="en-US"/>
        </w:rPr>
        <w:t xml:space="preserve"> support should be contacted.</w:t>
      </w:r>
    </w:p>
    <w:p w14:paraId="117DE6F6" w14:textId="44CCD0FB" w:rsidR="00C44DA5" w:rsidRPr="00F42FF7" w:rsidRDefault="00C44DA5" w:rsidP="007D56C8">
      <w:pPr>
        <w:rPr>
          <w:rFonts w:ascii="Arial" w:hAnsi="Arial" w:cs="Arial"/>
          <w:sz w:val="20"/>
          <w:szCs w:val="20"/>
          <w:lang w:val="en-US"/>
        </w:rPr>
      </w:pPr>
      <w:r w:rsidRPr="00F42FF7">
        <w:rPr>
          <w:rFonts w:ascii="Arial" w:hAnsi="Arial" w:cs="Arial"/>
          <w:sz w:val="20"/>
          <w:szCs w:val="20"/>
          <w:lang w:val="en-US"/>
        </w:rPr>
        <w:t xml:space="preserve">Start-stop histograms are designed to take measurements indefinitely. Once the experiment is considered complete, click the "End Measurement" button ( </w:t>
      </w:r>
      <w:r w:rsidRPr="00F42FF7">
        <w:rPr>
          <w:rFonts w:ascii="Arial" w:hAnsi="Arial" w:cs="Arial"/>
          <w:noProof/>
          <w:sz w:val="20"/>
          <w:szCs w:val="20"/>
          <w:lang w:val="en-US"/>
        </w:rPr>
        <w:drawing>
          <wp:inline distT="0" distB="0" distL="0" distR="0" wp14:anchorId="31496E5B" wp14:editId="273825D7">
            <wp:extent cx="570920" cy="126204"/>
            <wp:effectExtent l="0" t="0" r="635" b="7620"/>
            <wp:docPr id="200320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4081" name=""/>
                    <pic:cNvPicPr/>
                  </pic:nvPicPr>
                  <pic:blipFill>
                    <a:blip r:embed="rId45"/>
                    <a:stretch>
                      <a:fillRect/>
                    </a:stretch>
                  </pic:blipFill>
                  <pic:spPr>
                    <a:xfrm>
                      <a:off x="0" y="0"/>
                      <a:ext cx="582735" cy="128816"/>
                    </a:xfrm>
                    <a:prstGeom prst="rect">
                      <a:avLst/>
                    </a:prstGeom>
                  </pic:spPr>
                </pic:pic>
              </a:graphicData>
            </a:graphic>
          </wp:inline>
        </w:drawing>
      </w:r>
      <w:r w:rsidRPr="00F42FF7">
        <w:rPr>
          <w:rFonts w:ascii="Arial" w:hAnsi="Arial" w:cs="Arial"/>
          <w:sz w:val="20"/>
          <w:szCs w:val="20"/>
          <w:lang w:val="en-US"/>
        </w:rPr>
        <w:t xml:space="preserve">) to stop data collection. If you wish to clear the data during the experiment, there's no need to stop the measurement. At the bottom of the left menu, there are "Clear" buttons to erase both the data and current graphs. Four buttons are available to clear data for each channel independently ( </w:t>
      </w:r>
      <w:r w:rsidRPr="00F42FF7">
        <w:rPr>
          <w:rFonts w:ascii="Arial" w:hAnsi="Arial" w:cs="Arial"/>
          <w:noProof/>
          <w:sz w:val="20"/>
          <w:szCs w:val="20"/>
          <w:lang w:val="en-US"/>
        </w:rPr>
        <w:drawing>
          <wp:inline distT="0" distB="0" distL="0" distR="0" wp14:anchorId="52165355" wp14:editId="30107ED3">
            <wp:extent cx="477492" cy="147955"/>
            <wp:effectExtent l="0" t="0" r="0" b="4445"/>
            <wp:docPr id="839382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4374" name=""/>
                    <pic:cNvPicPr/>
                  </pic:nvPicPr>
                  <pic:blipFill>
                    <a:blip r:embed="rId46"/>
                    <a:stretch>
                      <a:fillRect/>
                    </a:stretch>
                  </pic:blipFill>
                  <pic:spPr>
                    <a:xfrm>
                      <a:off x="0" y="0"/>
                      <a:ext cx="483012" cy="149665"/>
                    </a:xfrm>
                    <a:prstGeom prst="rect">
                      <a:avLst/>
                    </a:prstGeom>
                  </pic:spPr>
                </pic:pic>
              </a:graphicData>
            </a:graphic>
          </wp:inline>
        </w:drawing>
      </w:r>
      <w:r w:rsidRPr="00F42FF7">
        <w:rPr>
          <w:rFonts w:ascii="Arial" w:hAnsi="Arial" w:cs="Arial"/>
          <w:sz w:val="20"/>
          <w:szCs w:val="20"/>
          <w:lang w:val="en-US"/>
        </w:rPr>
        <w:t>,</w:t>
      </w:r>
      <w:r w:rsidRPr="00F42FF7">
        <w:rPr>
          <w:rFonts w:ascii="Arial" w:hAnsi="Arial" w:cs="Arial"/>
          <w:noProof/>
          <w:sz w:val="20"/>
          <w:szCs w:val="20"/>
          <w:lang w:val="en-US"/>
        </w:rPr>
        <w:drawing>
          <wp:inline distT="0" distB="0" distL="0" distR="0" wp14:anchorId="6425AB77" wp14:editId="03DE36B4">
            <wp:extent cx="543227" cy="149584"/>
            <wp:effectExtent l="0" t="0" r="0" b="3175"/>
            <wp:docPr id="256288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0061" name=""/>
                    <pic:cNvPicPr/>
                  </pic:nvPicPr>
                  <pic:blipFill>
                    <a:blip r:embed="rId47"/>
                    <a:stretch>
                      <a:fillRect/>
                    </a:stretch>
                  </pic:blipFill>
                  <pic:spPr>
                    <a:xfrm>
                      <a:off x="0" y="0"/>
                      <a:ext cx="563533" cy="155175"/>
                    </a:xfrm>
                    <a:prstGeom prst="rect">
                      <a:avLst/>
                    </a:prstGeom>
                  </pic:spPr>
                </pic:pic>
              </a:graphicData>
            </a:graphic>
          </wp:inline>
        </w:drawing>
      </w:r>
      <w:r w:rsidRPr="00F42FF7">
        <w:rPr>
          <w:rFonts w:ascii="Arial" w:hAnsi="Arial" w:cs="Arial"/>
          <w:sz w:val="20"/>
          <w:szCs w:val="20"/>
          <w:lang w:val="en-US"/>
        </w:rPr>
        <w:t xml:space="preserve"> , </w:t>
      </w:r>
      <w:r w:rsidRPr="00F42FF7">
        <w:rPr>
          <w:rFonts w:ascii="Arial" w:hAnsi="Arial" w:cs="Arial"/>
          <w:noProof/>
          <w:sz w:val="20"/>
          <w:szCs w:val="20"/>
          <w:lang w:val="en-US"/>
        </w:rPr>
        <w:drawing>
          <wp:inline distT="0" distB="0" distL="0" distR="0" wp14:anchorId="340D4479" wp14:editId="7EE546E4">
            <wp:extent cx="604713" cy="161825"/>
            <wp:effectExtent l="0" t="0" r="5080" b="0"/>
            <wp:docPr id="205978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0130" name=""/>
                    <pic:cNvPicPr/>
                  </pic:nvPicPr>
                  <pic:blipFill>
                    <a:blip r:embed="rId48"/>
                    <a:stretch>
                      <a:fillRect/>
                    </a:stretch>
                  </pic:blipFill>
                  <pic:spPr>
                    <a:xfrm>
                      <a:off x="0" y="0"/>
                      <a:ext cx="608627" cy="162872"/>
                    </a:xfrm>
                    <a:prstGeom prst="rect">
                      <a:avLst/>
                    </a:prstGeom>
                  </pic:spPr>
                </pic:pic>
              </a:graphicData>
            </a:graphic>
          </wp:inline>
        </w:drawing>
      </w:r>
      <w:r w:rsidRPr="00F42FF7">
        <w:rPr>
          <w:rFonts w:ascii="Arial" w:hAnsi="Arial" w:cs="Arial"/>
          <w:sz w:val="20"/>
          <w:szCs w:val="20"/>
          <w:lang w:val="en-US"/>
        </w:rPr>
        <w:t xml:space="preserve">, </w:t>
      </w:r>
      <w:r w:rsidRPr="00F42FF7">
        <w:rPr>
          <w:rFonts w:ascii="Arial" w:hAnsi="Arial" w:cs="Arial"/>
          <w:noProof/>
          <w:sz w:val="20"/>
          <w:szCs w:val="20"/>
          <w:lang w:val="en-US"/>
        </w:rPr>
        <w:drawing>
          <wp:inline distT="0" distB="0" distL="0" distR="0" wp14:anchorId="45248882" wp14:editId="3CDD9F2D">
            <wp:extent cx="580035" cy="175537"/>
            <wp:effectExtent l="0" t="0" r="0" b="0"/>
            <wp:docPr id="110773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556" name=""/>
                    <pic:cNvPicPr/>
                  </pic:nvPicPr>
                  <pic:blipFill>
                    <a:blip r:embed="rId49"/>
                    <a:stretch>
                      <a:fillRect/>
                    </a:stretch>
                  </pic:blipFill>
                  <pic:spPr>
                    <a:xfrm>
                      <a:off x="0" y="0"/>
                      <a:ext cx="600501" cy="181731"/>
                    </a:xfrm>
                    <a:prstGeom prst="rect">
                      <a:avLst/>
                    </a:prstGeom>
                  </pic:spPr>
                </pic:pic>
              </a:graphicData>
            </a:graphic>
          </wp:inline>
        </w:drawing>
      </w:r>
      <w:r w:rsidRPr="00F42FF7">
        <w:rPr>
          <w:rFonts w:ascii="Arial" w:hAnsi="Arial" w:cs="Arial"/>
          <w:sz w:val="20"/>
          <w:szCs w:val="20"/>
          <w:lang w:val="en-US"/>
        </w:rPr>
        <w:t>).</w:t>
      </w:r>
    </w:p>
    <w:p w14:paraId="3784ADBE" w14:textId="2A977DB9" w:rsidR="00350C76" w:rsidRPr="00F42FF7" w:rsidRDefault="00350C76" w:rsidP="00DD2513">
      <w:pPr>
        <w:pStyle w:val="Ttulo3"/>
        <w:numPr>
          <w:ilvl w:val="2"/>
          <w:numId w:val="1"/>
        </w:numPr>
        <w:rPr>
          <w:lang w:val="en-US"/>
        </w:rPr>
      </w:pPr>
      <w:bookmarkStart w:id="38" w:name="_Toc187834342"/>
      <w:r w:rsidRPr="00F42FF7">
        <w:rPr>
          <w:lang w:val="en-US"/>
        </w:rPr>
        <w:t>Save data and plots</w:t>
      </w:r>
      <w:bookmarkEnd w:id="38"/>
    </w:p>
    <w:p w14:paraId="5AF24DDF" w14:textId="2383DFBE" w:rsidR="00350C76" w:rsidRPr="00F42FF7" w:rsidRDefault="00350C76" w:rsidP="00F20AB0">
      <w:pPr>
        <w:rPr>
          <w:rFonts w:ascii="Arial" w:hAnsi="Arial" w:cs="Arial"/>
          <w:sz w:val="20"/>
          <w:szCs w:val="20"/>
          <w:lang w:val="en-US"/>
        </w:rPr>
      </w:pPr>
      <w:r w:rsidRPr="00F42FF7">
        <w:rPr>
          <w:rFonts w:ascii="Arial" w:hAnsi="Arial" w:cs="Arial"/>
          <w:sz w:val="20"/>
          <w:szCs w:val="20"/>
          <w:lang w:val="en-US"/>
        </w:rPr>
        <w:t>If the user</w:t>
      </w:r>
      <w:r w:rsidR="003F028A" w:rsidRPr="00F42FF7">
        <w:rPr>
          <w:rFonts w:ascii="Arial" w:hAnsi="Arial" w:cs="Arial"/>
          <w:sz w:val="20"/>
          <w:szCs w:val="20"/>
          <w:lang w:val="en-US"/>
        </w:rPr>
        <w:t>s</w:t>
      </w:r>
      <w:r w:rsidRPr="00F42FF7">
        <w:rPr>
          <w:rFonts w:ascii="Arial" w:hAnsi="Arial" w:cs="Arial"/>
          <w:sz w:val="20"/>
          <w:szCs w:val="20"/>
          <w:lang w:val="en-US"/>
        </w:rPr>
        <w:t xml:space="preserve"> wish to save the graphed data, they should click the save button (</w:t>
      </w:r>
      <w:r w:rsidRPr="00F42FF7">
        <w:rPr>
          <w:rFonts w:ascii="Arial" w:hAnsi="Arial" w:cs="Arial"/>
          <w:noProof/>
          <w:sz w:val="20"/>
          <w:szCs w:val="20"/>
          <w:lang w:val="en-US"/>
        </w:rPr>
        <w:drawing>
          <wp:inline distT="0" distB="0" distL="0" distR="0" wp14:anchorId="08743414" wp14:editId="1D304F0D">
            <wp:extent cx="622277" cy="143124"/>
            <wp:effectExtent l="0" t="0" r="6985" b="9525"/>
            <wp:docPr id="125466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363" name=""/>
                    <pic:cNvPicPr/>
                  </pic:nvPicPr>
                  <pic:blipFill>
                    <a:blip r:embed="rId50"/>
                    <a:stretch>
                      <a:fillRect/>
                    </a:stretch>
                  </pic:blipFill>
                  <pic:spPr>
                    <a:xfrm>
                      <a:off x="0" y="0"/>
                      <a:ext cx="638945" cy="146958"/>
                    </a:xfrm>
                    <a:prstGeom prst="rect">
                      <a:avLst/>
                    </a:prstGeom>
                  </pic:spPr>
                </pic:pic>
              </a:graphicData>
            </a:graphic>
          </wp:inline>
        </w:drawing>
      </w:r>
      <w:r w:rsidRPr="00F42FF7">
        <w:rPr>
          <w:rFonts w:ascii="Arial" w:hAnsi="Arial" w:cs="Arial"/>
          <w:sz w:val="20"/>
          <w:szCs w:val="20"/>
          <w:lang w:val="en-US"/>
        </w:rPr>
        <w:t xml:space="preserve"> ), which will open a menu allowing them to select the format in which to save the files.</w:t>
      </w:r>
    </w:p>
    <w:p w14:paraId="2EED1107" w14:textId="03E4B3AC" w:rsidR="003F126F" w:rsidRPr="00F42FF7" w:rsidRDefault="003F126F" w:rsidP="003F126F">
      <w:pPr>
        <w:jc w:val="center"/>
        <w:rPr>
          <w:lang w:val="en-US"/>
        </w:rPr>
      </w:pPr>
      <w:r w:rsidRPr="00F42FF7">
        <w:rPr>
          <w:noProof/>
          <w:lang w:val="en-US"/>
        </w:rPr>
        <w:drawing>
          <wp:inline distT="0" distB="0" distL="0" distR="0" wp14:anchorId="77CD9257" wp14:editId="6155670F">
            <wp:extent cx="2743583" cy="1381318"/>
            <wp:effectExtent l="0" t="0" r="0" b="9525"/>
            <wp:docPr id="70560804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8046" name="Imagen 1" descr="Interfaz de usuario gráfica, Aplicación, Tabla&#10;&#10;Descripción generada automáticamente"/>
                    <pic:cNvPicPr/>
                  </pic:nvPicPr>
                  <pic:blipFill>
                    <a:blip r:embed="rId51"/>
                    <a:stretch>
                      <a:fillRect/>
                    </a:stretch>
                  </pic:blipFill>
                  <pic:spPr>
                    <a:xfrm>
                      <a:off x="0" y="0"/>
                      <a:ext cx="2743583" cy="1381318"/>
                    </a:xfrm>
                    <a:prstGeom prst="rect">
                      <a:avLst/>
                    </a:prstGeom>
                  </pic:spPr>
                </pic:pic>
              </a:graphicData>
            </a:graphic>
          </wp:inline>
        </w:drawing>
      </w:r>
    </w:p>
    <w:p w14:paraId="01A108A9" w14:textId="0D2D22EC" w:rsidR="00350C76" w:rsidRPr="00F42FF7" w:rsidRDefault="00350C76" w:rsidP="003F126F">
      <w:pPr>
        <w:rPr>
          <w:rFonts w:ascii="Arial" w:hAnsi="Arial" w:cs="Arial"/>
          <w:sz w:val="20"/>
          <w:szCs w:val="20"/>
          <w:lang w:val="en-US"/>
        </w:rPr>
      </w:pPr>
      <w:r w:rsidRPr="00F42FF7">
        <w:rPr>
          <w:rFonts w:ascii="Arial" w:hAnsi="Arial" w:cs="Arial"/>
          <w:sz w:val="20"/>
          <w:szCs w:val="20"/>
          <w:lang w:val="en-US"/>
        </w:rPr>
        <w:t xml:space="preserve">After selecting the desired format, click the accept button ( </w:t>
      </w:r>
      <w:r w:rsidRPr="00F42FF7">
        <w:rPr>
          <w:rFonts w:ascii="Arial" w:hAnsi="Arial" w:cs="Arial"/>
          <w:noProof/>
          <w:sz w:val="20"/>
          <w:szCs w:val="20"/>
          <w:lang w:val="en-US"/>
        </w:rPr>
        <w:drawing>
          <wp:inline distT="0" distB="0" distL="0" distR="0" wp14:anchorId="711ED4D8" wp14:editId="245F9347">
            <wp:extent cx="971218" cy="98013"/>
            <wp:effectExtent l="0" t="0" r="635" b="0"/>
            <wp:docPr id="42869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52"/>
                    <a:stretch>
                      <a:fillRect/>
                    </a:stretch>
                  </pic:blipFill>
                  <pic:spPr>
                    <a:xfrm>
                      <a:off x="0" y="0"/>
                      <a:ext cx="1003546" cy="101275"/>
                    </a:xfrm>
                    <a:prstGeom prst="rect">
                      <a:avLst/>
                    </a:prstGeom>
                  </pic:spPr>
                </pic:pic>
              </a:graphicData>
            </a:graphic>
          </wp:inline>
        </w:drawing>
      </w:r>
      <w:r w:rsidRPr="00F42FF7">
        <w:rPr>
          <w:rFonts w:ascii="Arial" w:hAnsi="Arial" w:cs="Arial"/>
          <w:sz w:val="20"/>
          <w:szCs w:val="20"/>
          <w:lang w:val="en-US"/>
        </w:rPr>
        <w:t>), which will display a dialog box indicating that the file has been saved successfully</w:t>
      </w:r>
      <w:r w:rsidR="003F028A" w:rsidRPr="00F42FF7">
        <w:rPr>
          <w:rFonts w:ascii="Arial" w:hAnsi="Arial" w:cs="Arial"/>
          <w:sz w:val="20"/>
          <w:szCs w:val="20"/>
          <w:lang w:val="en-US"/>
        </w:rPr>
        <w:t>.</w:t>
      </w:r>
    </w:p>
    <w:p w14:paraId="29A2317F" w14:textId="71689422" w:rsidR="00350C76" w:rsidRPr="00F42FF7" w:rsidRDefault="00350C76" w:rsidP="00350C76">
      <w:pPr>
        <w:jc w:val="center"/>
        <w:rPr>
          <w:lang w:val="en-US"/>
        </w:rPr>
      </w:pPr>
      <w:r w:rsidRPr="00F42FF7">
        <w:rPr>
          <w:noProof/>
          <w:lang w:val="en-US"/>
        </w:rPr>
        <w:drawing>
          <wp:inline distT="0" distB="0" distL="0" distR="0" wp14:anchorId="5407C301" wp14:editId="01A1C2B2">
            <wp:extent cx="2155466" cy="1221848"/>
            <wp:effectExtent l="0" t="0" r="0" b="0"/>
            <wp:docPr id="1669888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955" name="Imagen 1" descr="Interfaz de usuario gráfica, Texto, Aplicación&#10;&#10;Descripción generada automáticamente"/>
                    <pic:cNvPicPr/>
                  </pic:nvPicPr>
                  <pic:blipFill>
                    <a:blip r:embed="rId53"/>
                    <a:stretch>
                      <a:fillRect/>
                    </a:stretch>
                  </pic:blipFill>
                  <pic:spPr>
                    <a:xfrm>
                      <a:off x="0" y="0"/>
                      <a:ext cx="2164565" cy="1227006"/>
                    </a:xfrm>
                    <a:prstGeom prst="rect">
                      <a:avLst/>
                    </a:prstGeom>
                  </pic:spPr>
                </pic:pic>
              </a:graphicData>
            </a:graphic>
          </wp:inline>
        </w:drawing>
      </w:r>
    </w:p>
    <w:p w14:paraId="21305067" w14:textId="6E9EC6DA" w:rsidR="003A137C" w:rsidRPr="00F42FF7" w:rsidRDefault="00350C76" w:rsidP="002A27C9">
      <w:pPr>
        <w:rPr>
          <w:rFonts w:ascii="Arial" w:hAnsi="Arial" w:cs="Arial"/>
          <w:sz w:val="20"/>
          <w:szCs w:val="20"/>
          <w:lang w:val="en-US"/>
        </w:rPr>
      </w:pPr>
      <w:r w:rsidRPr="00F42FF7">
        <w:rPr>
          <w:rFonts w:ascii="Arial" w:hAnsi="Arial" w:cs="Arial"/>
          <w:sz w:val="20"/>
          <w:szCs w:val="20"/>
          <w:lang w:val="en-US"/>
        </w:rPr>
        <w:t>Files are saved in all operating systems in the "</w:t>
      </w:r>
      <w:proofErr w:type="spellStart"/>
      <w:r w:rsidRPr="00F42FF7">
        <w:rPr>
          <w:rFonts w:ascii="Arial" w:hAnsi="Arial" w:cs="Arial"/>
          <w:sz w:val="20"/>
          <w:szCs w:val="20"/>
          <w:lang w:val="en-US"/>
        </w:rPr>
        <w:t>TempicoSoftwareData</w:t>
      </w:r>
      <w:proofErr w:type="spellEnd"/>
      <w:r w:rsidRPr="00F42FF7">
        <w:rPr>
          <w:rFonts w:ascii="Arial" w:hAnsi="Arial" w:cs="Arial"/>
          <w:sz w:val="20"/>
          <w:szCs w:val="20"/>
          <w:lang w:val="en-US"/>
        </w:rPr>
        <w:t>" folder within "Documents." By default, this folder is automatically created when the program is opened for the first time.</w:t>
      </w:r>
    </w:p>
    <w:p w14:paraId="4ADD6429" w14:textId="15E0E387" w:rsidR="00350C76" w:rsidRPr="00F42FF7" w:rsidRDefault="00350C76" w:rsidP="002A27C9">
      <w:pPr>
        <w:rPr>
          <w:rFonts w:ascii="Arial" w:hAnsi="Arial" w:cs="Arial"/>
          <w:sz w:val="20"/>
          <w:szCs w:val="20"/>
          <w:lang w:val="en-US"/>
        </w:rPr>
      </w:pPr>
      <w:r w:rsidRPr="00F42FF7">
        <w:rPr>
          <w:rFonts w:ascii="Arial" w:hAnsi="Arial" w:cs="Arial"/>
          <w:sz w:val="20"/>
          <w:szCs w:val="20"/>
          <w:lang w:val="en-US"/>
        </w:rPr>
        <w:t>The data is saved in the same format. First, it includes the configuration applied when the data was collected, followed by the raw histogram information. This allows the user</w:t>
      </w:r>
      <w:r w:rsidR="003F028A" w:rsidRPr="00F42FF7">
        <w:rPr>
          <w:rFonts w:ascii="Arial" w:hAnsi="Arial" w:cs="Arial"/>
          <w:sz w:val="20"/>
          <w:szCs w:val="20"/>
          <w:lang w:val="en-US"/>
        </w:rPr>
        <w:t>s</w:t>
      </w:r>
      <w:r w:rsidRPr="00F42FF7">
        <w:rPr>
          <w:rFonts w:ascii="Arial" w:hAnsi="Arial" w:cs="Arial"/>
          <w:sz w:val="20"/>
          <w:szCs w:val="20"/>
          <w:lang w:val="en-US"/>
        </w:rPr>
        <w:t>, if desired, to later manipulate the data according to their needs.</w:t>
      </w:r>
    </w:p>
    <w:p w14:paraId="543F3030" w14:textId="50629484" w:rsidR="00F33C8F" w:rsidRPr="00F42FF7" w:rsidRDefault="00350C76" w:rsidP="00350C76">
      <w:pPr>
        <w:jc w:val="center"/>
        <w:rPr>
          <w:lang w:val="en-US"/>
        </w:rPr>
      </w:pPr>
      <w:r w:rsidRPr="00F42FF7">
        <w:rPr>
          <w:noProof/>
          <w:lang w:val="en-US"/>
        </w:rPr>
        <w:lastRenderedPageBreak/>
        <w:drawing>
          <wp:inline distT="0" distB="0" distL="0" distR="0" wp14:anchorId="3C971126" wp14:editId="35B6C71C">
            <wp:extent cx="1862484" cy="3530380"/>
            <wp:effectExtent l="0" t="0" r="4445" b="0"/>
            <wp:docPr id="660685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5137" name="Imagen 1" descr="Texto&#10;&#10;Descripción generada automáticamente"/>
                    <pic:cNvPicPr/>
                  </pic:nvPicPr>
                  <pic:blipFill>
                    <a:blip r:embed="rId54"/>
                    <a:stretch>
                      <a:fillRect/>
                    </a:stretch>
                  </pic:blipFill>
                  <pic:spPr>
                    <a:xfrm>
                      <a:off x="0" y="0"/>
                      <a:ext cx="1866018" cy="3537079"/>
                    </a:xfrm>
                    <a:prstGeom prst="rect">
                      <a:avLst/>
                    </a:prstGeom>
                  </pic:spPr>
                </pic:pic>
              </a:graphicData>
            </a:graphic>
          </wp:inline>
        </w:drawing>
      </w:r>
    </w:p>
    <w:p w14:paraId="530B605B" w14:textId="152B52DE" w:rsidR="007D56C8" w:rsidRPr="00F42FF7" w:rsidRDefault="007D56C8" w:rsidP="00350C76">
      <w:pPr>
        <w:rPr>
          <w:rFonts w:ascii="Arial" w:hAnsi="Arial" w:cs="Arial"/>
          <w:sz w:val="20"/>
          <w:szCs w:val="20"/>
          <w:lang w:val="en-US"/>
        </w:rPr>
      </w:pPr>
      <w:r w:rsidRPr="00F42FF7">
        <w:rPr>
          <w:rFonts w:ascii="Arial" w:hAnsi="Arial" w:cs="Arial"/>
          <w:sz w:val="20"/>
          <w:szCs w:val="20"/>
          <w:lang w:val="en-US"/>
        </w:rPr>
        <w:t>If the user</w:t>
      </w:r>
      <w:r w:rsidR="006519CF" w:rsidRPr="00F42FF7">
        <w:rPr>
          <w:rFonts w:ascii="Arial" w:hAnsi="Arial" w:cs="Arial"/>
          <w:sz w:val="20"/>
          <w:szCs w:val="20"/>
          <w:lang w:val="en-US"/>
        </w:rPr>
        <w:t>s</w:t>
      </w:r>
      <w:r w:rsidRPr="00F42FF7">
        <w:rPr>
          <w:rFonts w:ascii="Arial" w:hAnsi="Arial" w:cs="Arial"/>
          <w:sz w:val="20"/>
          <w:szCs w:val="20"/>
          <w:lang w:val="en-US"/>
        </w:rPr>
        <w:t xml:space="preserve"> wish to save the graphs generated by the software during the measurement, they must click on the "Save Plots" button (</w:t>
      </w:r>
      <w:r w:rsidRPr="00F42FF7">
        <w:rPr>
          <w:rFonts w:ascii="Arial" w:hAnsi="Arial" w:cs="Arial"/>
          <w:noProof/>
          <w:sz w:val="20"/>
          <w:szCs w:val="20"/>
          <w:lang w:val="en-US"/>
        </w:rPr>
        <w:drawing>
          <wp:inline distT="0" distB="0" distL="0" distR="0" wp14:anchorId="609D22D9" wp14:editId="4001499A">
            <wp:extent cx="1845440" cy="123421"/>
            <wp:effectExtent l="0" t="0" r="2540" b="0"/>
            <wp:docPr id="62039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0292" name=""/>
                    <pic:cNvPicPr/>
                  </pic:nvPicPr>
                  <pic:blipFill>
                    <a:blip r:embed="rId55"/>
                    <a:stretch>
                      <a:fillRect/>
                    </a:stretch>
                  </pic:blipFill>
                  <pic:spPr>
                    <a:xfrm>
                      <a:off x="0" y="0"/>
                      <a:ext cx="2043092" cy="136640"/>
                    </a:xfrm>
                    <a:prstGeom prst="rect">
                      <a:avLst/>
                    </a:prstGeom>
                  </pic:spPr>
                </pic:pic>
              </a:graphicData>
            </a:graphic>
          </wp:inline>
        </w:drawing>
      </w:r>
      <w:r w:rsidRPr="00F42FF7">
        <w:rPr>
          <w:rFonts w:ascii="Arial" w:hAnsi="Arial" w:cs="Arial"/>
          <w:sz w:val="20"/>
          <w:szCs w:val="20"/>
          <w:lang w:val="en-US"/>
        </w:rPr>
        <w:t xml:space="preserve"> ). A window will then open, allowing them to select the image format.</w:t>
      </w:r>
    </w:p>
    <w:p w14:paraId="548C40AE" w14:textId="06517830" w:rsidR="007D56C8" w:rsidRPr="00F42FF7" w:rsidRDefault="007D56C8" w:rsidP="007D56C8">
      <w:pPr>
        <w:jc w:val="center"/>
        <w:rPr>
          <w:lang w:val="en-US"/>
        </w:rPr>
      </w:pPr>
      <w:r w:rsidRPr="00F42FF7">
        <w:rPr>
          <w:noProof/>
          <w:lang w:val="en-US"/>
        </w:rPr>
        <w:drawing>
          <wp:inline distT="0" distB="0" distL="0" distR="0" wp14:anchorId="7E7C76EA" wp14:editId="0C716261">
            <wp:extent cx="2734057" cy="1295581"/>
            <wp:effectExtent l="0" t="0" r="9525" b="0"/>
            <wp:docPr id="15549981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169" name="Imagen 1" descr="Interfaz de usuario gráfica, Texto, Aplicación&#10;&#10;Descripción generada automáticamente"/>
                    <pic:cNvPicPr/>
                  </pic:nvPicPr>
                  <pic:blipFill>
                    <a:blip r:embed="rId56"/>
                    <a:stretch>
                      <a:fillRect/>
                    </a:stretch>
                  </pic:blipFill>
                  <pic:spPr>
                    <a:xfrm>
                      <a:off x="0" y="0"/>
                      <a:ext cx="2734057" cy="1295581"/>
                    </a:xfrm>
                    <a:prstGeom prst="rect">
                      <a:avLst/>
                    </a:prstGeom>
                  </pic:spPr>
                </pic:pic>
              </a:graphicData>
            </a:graphic>
          </wp:inline>
        </w:drawing>
      </w:r>
    </w:p>
    <w:p w14:paraId="4296D7C0" w14:textId="40A122A1" w:rsidR="007D56C8" w:rsidRPr="00F42FF7" w:rsidRDefault="007D56C8" w:rsidP="00350C76">
      <w:pPr>
        <w:rPr>
          <w:rFonts w:ascii="Arial" w:hAnsi="Arial" w:cs="Arial"/>
          <w:sz w:val="20"/>
          <w:szCs w:val="20"/>
          <w:lang w:val="en-US"/>
        </w:rPr>
      </w:pPr>
      <w:r w:rsidRPr="00F42FF7">
        <w:rPr>
          <w:rFonts w:ascii="Arial" w:hAnsi="Arial" w:cs="Arial"/>
          <w:sz w:val="20"/>
          <w:szCs w:val="20"/>
          <w:lang w:val="en-US"/>
        </w:rPr>
        <w:t xml:space="preserve">After selecting the format, click the "Accept" button ( </w:t>
      </w:r>
      <w:r w:rsidRPr="00F42FF7">
        <w:rPr>
          <w:rFonts w:ascii="Arial" w:hAnsi="Arial" w:cs="Arial"/>
          <w:noProof/>
          <w:sz w:val="20"/>
          <w:szCs w:val="20"/>
          <w:lang w:val="en-US"/>
        </w:rPr>
        <w:drawing>
          <wp:inline distT="0" distB="0" distL="0" distR="0" wp14:anchorId="00BA4199" wp14:editId="74D7D703">
            <wp:extent cx="971218" cy="98013"/>
            <wp:effectExtent l="0" t="0" r="635" b="0"/>
            <wp:docPr id="197822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52"/>
                    <a:stretch>
                      <a:fillRect/>
                    </a:stretch>
                  </pic:blipFill>
                  <pic:spPr>
                    <a:xfrm>
                      <a:off x="0" y="0"/>
                      <a:ext cx="1003546" cy="101275"/>
                    </a:xfrm>
                    <a:prstGeom prst="rect">
                      <a:avLst/>
                    </a:prstGeom>
                  </pic:spPr>
                </pic:pic>
              </a:graphicData>
            </a:graphic>
          </wp:inline>
        </w:drawing>
      </w:r>
      <w:r w:rsidRPr="00F42FF7">
        <w:rPr>
          <w:rFonts w:ascii="Arial" w:hAnsi="Arial" w:cs="Arial"/>
          <w:sz w:val="20"/>
          <w:szCs w:val="20"/>
          <w:lang w:val="en-US"/>
        </w:rPr>
        <w:t>). As with the previous case, a dialog box will appear indicating that the image has been successfully saved. The image will be saved in the same location as the text files, across all operating systems.</w:t>
      </w:r>
    </w:p>
    <w:p w14:paraId="5AF63755" w14:textId="7F01EB5A" w:rsidR="007D56C8" w:rsidRPr="00F42FF7" w:rsidRDefault="007D56C8" w:rsidP="007D56C8">
      <w:pPr>
        <w:jc w:val="center"/>
        <w:rPr>
          <w:lang w:val="en-US"/>
        </w:rPr>
      </w:pPr>
      <w:r w:rsidRPr="00F42FF7">
        <w:rPr>
          <w:noProof/>
          <w:lang w:val="en-US"/>
        </w:rPr>
        <w:drawing>
          <wp:inline distT="0" distB="0" distL="0" distR="0" wp14:anchorId="07AEDE86" wp14:editId="17607BA3">
            <wp:extent cx="3267531" cy="1486107"/>
            <wp:effectExtent l="0" t="0" r="9525" b="0"/>
            <wp:docPr id="17399005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0545" name="Imagen 1" descr="Interfaz de usuario gráfica, Texto, Aplicación&#10;&#10;Descripción generada automáticamente"/>
                    <pic:cNvPicPr/>
                  </pic:nvPicPr>
                  <pic:blipFill>
                    <a:blip r:embed="rId57"/>
                    <a:stretch>
                      <a:fillRect/>
                    </a:stretch>
                  </pic:blipFill>
                  <pic:spPr>
                    <a:xfrm>
                      <a:off x="0" y="0"/>
                      <a:ext cx="3267531" cy="1486107"/>
                    </a:xfrm>
                    <a:prstGeom prst="rect">
                      <a:avLst/>
                    </a:prstGeom>
                  </pic:spPr>
                </pic:pic>
              </a:graphicData>
            </a:graphic>
          </wp:inline>
        </w:drawing>
      </w:r>
    </w:p>
    <w:p w14:paraId="3F0DEF82" w14:textId="36C23BEC" w:rsidR="007D56C8" w:rsidRPr="00F42FF7" w:rsidRDefault="007D56C8" w:rsidP="007D56C8">
      <w:pPr>
        <w:rPr>
          <w:rFonts w:ascii="Arial" w:hAnsi="Arial" w:cs="Arial"/>
          <w:sz w:val="20"/>
          <w:szCs w:val="20"/>
          <w:lang w:val="en-US"/>
        </w:rPr>
      </w:pPr>
      <w:r w:rsidRPr="00F42FF7">
        <w:rPr>
          <w:rFonts w:ascii="Arial" w:hAnsi="Arial" w:cs="Arial"/>
          <w:sz w:val="20"/>
          <w:szCs w:val="20"/>
          <w:lang w:val="en-US"/>
        </w:rPr>
        <w:lastRenderedPageBreak/>
        <w:t>The saved image is the one displayed in the software at the moment of clicking "Accept." Therefore, the zoom applied to the graph will also be reflected when saving the image. If multiple channels are selected for measurement, the 4 images will be saved separately.</w:t>
      </w:r>
    </w:p>
    <w:p w14:paraId="0BF2B578" w14:textId="50E717F7" w:rsidR="007D56C8" w:rsidRPr="00F42FF7" w:rsidRDefault="007D56C8" w:rsidP="007D56C8">
      <w:pPr>
        <w:jc w:val="center"/>
        <w:rPr>
          <w:lang w:val="en-US"/>
        </w:rPr>
      </w:pPr>
      <w:r w:rsidRPr="00F42FF7">
        <w:rPr>
          <w:noProof/>
          <w:lang w:val="en-US"/>
        </w:rPr>
        <w:drawing>
          <wp:inline distT="0" distB="0" distL="0" distR="0" wp14:anchorId="4C8F4203" wp14:editId="6B73E545">
            <wp:extent cx="3286584" cy="1933845"/>
            <wp:effectExtent l="0" t="0" r="9525" b="9525"/>
            <wp:docPr id="1183839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9440" name="Imagen 1" descr="Texto&#10;&#10;Descripción generada automáticamente"/>
                    <pic:cNvPicPr/>
                  </pic:nvPicPr>
                  <pic:blipFill>
                    <a:blip r:embed="rId58"/>
                    <a:stretch>
                      <a:fillRect/>
                    </a:stretch>
                  </pic:blipFill>
                  <pic:spPr>
                    <a:xfrm>
                      <a:off x="0" y="0"/>
                      <a:ext cx="3286584" cy="1933845"/>
                    </a:xfrm>
                    <a:prstGeom prst="rect">
                      <a:avLst/>
                    </a:prstGeom>
                  </pic:spPr>
                </pic:pic>
              </a:graphicData>
            </a:graphic>
          </wp:inline>
        </w:drawing>
      </w:r>
    </w:p>
    <w:p w14:paraId="095AE466" w14:textId="79D548FA" w:rsidR="00B055F9" w:rsidRPr="00F42FF7" w:rsidRDefault="00B055F9" w:rsidP="00E811A9">
      <w:pPr>
        <w:pStyle w:val="Ttulo2"/>
        <w:numPr>
          <w:ilvl w:val="1"/>
          <w:numId w:val="1"/>
        </w:numPr>
        <w:rPr>
          <w:rFonts w:ascii="Arial" w:hAnsi="Arial" w:cs="Arial"/>
          <w:sz w:val="28"/>
          <w:szCs w:val="28"/>
          <w:lang w:val="en-US"/>
        </w:rPr>
      </w:pPr>
      <w:bookmarkStart w:id="39" w:name="_Toc187834343"/>
      <w:r w:rsidRPr="00F42FF7">
        <w:rPr>
          <w:rFonts w:ascii="Arial" w:hAnsi="Arial" w:cs="Arial"/>
          <w:sz w:val="28"/>
          <w:szCs w:val="28"/>
          <w:lang w:val="en-US"/>
        </w:rPr>
        <w:t>Lifetime histograms</w:t>
      </w:r>
      <w:bookmarkEnd w:id="39"/>
    </w:p>
    <w:p w14:paraId="55305564" w14:textId="288ECC8D" w:rsidR="00B055F9" w:rsidRPr="00F42FF7" w:rsidRDefault="00B055F9" w:rsidP="00B055F9">
      <w:pPr>
        <w:rPr>
          <w:rFonts w:ascii="Arial" w:hAnsi="Arial" w:cs="Arial"/>
          <w:sz w:val="20"/>
          <w:szCs w:val="20"/>
          <w:lang w:val="en-US"/>
        </w:rPr>
      </w:pPr>
      <w:r w:rsidRPr="00F42FF7">
        <w:rPr>
          <w:rFonts w:ascii="Arial" w:hAnsi="Arial" w:cs="Arial"/>
          <w:sz w:val="20"/>
          <w:szCs w:val="20"/>
          <w:lang w:val="en-US"/>
        </w:rPr>
        <w:t xml:space="preserve">To record lifetime measurements based on the time difference between input pulses and emitted excitation pulses,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provides multiple tools to fulfill this functionality.</w:t>
      </w:r>
    </w:p>
    <w:p w14:paraId="297083B6" w14:textId="3EDD9B99" w:rsidR="00B055F9" w:rsidRPr="00F42FF7" w:rsidRDefault="00B055F9" w:rsidP="00DD2513">
      <w:pPr>
        <w:pStyle w:val="Ttulo3"/>
        <w:numPr>
          <w:ilvl w:val="2"/>
          <w:numId w:val="1"/>
        </w:numPr>
        <w:rPr>
          <w:lang w:val="en-US"/>
        </w:rPr>
      </w:pPr>
      <w:bookmarkStart w:id="40" w:name="_Toc187834344"/>
      <w:r w:rsidRPr="00F42FF7">
        <w:rPr>
          <w:lang w:val="en-US"/>
        </w:rPr>
        <w:t>Settings before a measurement</w:t>
      </w:r>
      <w:bookmarkEnd w:id="40"/>
    </w:p>
    <w:p w14:paraId="4052D8E0" w14:textId="77777777" w:rsidR="00980FF7" w:rsidRDefault="00980FF7" w:rsidP="008575A3">
      <w:pPr>
        <w:rPr>
          <w:rFonts w:ascii="Arial" w:hAnsi="Arial" w:cs="Arial"/>
          <w:sz w:val="20"/>
          <w:szCs w:val="20"/>
          <w:lang w:val="en-US"/>
        </w:rPr>
      </w:pPr>
      <w:r w:rsidRPr="00F42FF7">
        <w:rPr>
          <w:rFonts w:ascii="Arial" w:hAnsi="Arial" w:cs="Arial"/>
          <w:sz w:val="20"/>
          <w:szCs w:val="20"/>
          <w:lang w:val="en-US"/>
        </w:rPr>
        <w:t>Unlike the measurement of start and stop histograms, the preliminary setup for a lifetime measurement is a bit more elaborate. First, we must select the start channel and the stop channel for our measurements.</w:t>
      </w:r>
    </w:p>
    <w:p w14:paraId="5E7A99E5" w14:textId="77777777" w:rsidR="000A3F6B" w:rsidRPr="000A3F6B" w:rsidRDefault="000A3F6B" w:rsidP="000A3F6B">
      <w:pPr>
        <w:rPr>
          <w:rFonts w:ascii="Arial" w:hAnsi="Arial" w:cs="Arial"/>
          <w:sz w:val="20"/>
          <w:szCs w:val="20"/>
          <w:lang w:val="en-US"/>
        </w:rPr>
      </w:pPr>
      <w:r w:rsidRPr="000A3F6B">
        <w:rPr>
          <w:rFonts w:ascii="Arial" w:hAnsi="Arial" w:cs="Arial"/>
          <w:sz w:val="20"/>
          <w:szCs w:val="20"/>
          <w:lang w:val="en-US"/>
        </w:rPr>
        <w:t xml:space="preserve">If a channel other than the start channel is selected to initiate the measurement, a periodic electrical signal must be added to the start channel, as </w:t>
      </w:r>
      <w:proofErr w:type="spellStart"/>
      <w:r w:rsidRPr="000A3F6B">
        <w:rPr>
          <w:rFonts w:ascii="Arial" w:hAnsi="Arial" w:cs="Arial"/>
          <w:sz w:val="20"/>
          <w:szCs w:val="20"/>
          <w:lang w:val="en-US"/>
        </w:rPr>
        <w:t>Tempico</w:t>
      </w:r>
      <w:proofErr w:type="spellEnd"/>
      <w:r w:rsidRPr="000A3F6B">
        <w:rPr>
          <w:rFonts w:ascii="Arial" w:hAnsi="Arial" w:cs="Arial"/>
          <w:sz w:val="20"/>
          <w:szCs w:val="20"/>
          <w:lang w:val="en-US"/>
        </w:rPr>
        <w:t xml:space="preserve"> cannot measure signals on stop channels without a registered start event. This configuration risks losing data that arrives before the periodic signal is emitted. The pulse period must be short enough to minimize data loss. </w:t>
      </w:r>
      <w:proofErr w:type="spellStart"/>
      <w:r w:rsidRPr="000A3F6B">
        <w:rPr>
          <w:rFonts w:ascii="Arial" w:hAnsi="Arial" w:cs="Arial"/>
          <w:sz w:val="20"/>
          <w:szCs w:val="20"/>
          <w:lang w:val="en-US"/>
        </w:rPr>
        <w:t>Tempico</w:t>
      </w:r>
      <w:proofErr w:type="spellEnd"/>
      <w:r w:rsidRPr="000A3F6B">
        <w:rPr>
          <w:rFonts w:ascii="Arial" w:hAnsi="Arial" w:cs="Arial"/>
          <w:sz w:val="20"/>
          <w:szCs w:val="20"/>
          <w:lang w:val="en-US"/>
        </w:rPr>
        <w:t xml:space="preserve"> does not register stops occurring within less than 12 ns, making this setup useful for mitigating such effects.</w:t>
      </w:r>
    </w:p>
    <w:p w14:paraId="206ECE1F" w14:textId="77777777" w:rsidR="000A3F6B" w:rsidRPr="000A3F6B" w:rsidRDefault="000A3F6B" w:rsidP="000A3F6B">
      <w:pPr>
        <w:rPr>
          <w:rFonts w:ascii="Arial" w:hAnsi="Arial" w:cs="Arial"/>
          <w:sz w:val="20"/>
          <w:szCs w:val="20"/>
          <w:lang w:val="en-US"/>
        </w:rPr>
      </w:pPr>
      <w:r w:rsidRPr="000A3F6B">
        <w:rPr>
          <w:rFonts w:ascii="Arial" w:hAnsi="Arial" w:cs="Arial"/>
          <w:sz w:val="20"/>
          <w:szCs w:val="20"/>
          <w:lang w:val="en-US"/>
        </w:rPr>
        <w:t>For this configuration, the order of arrival times does not matter. For example, if we have two stops: stop1 and stop2, it is not necessary for stop1 to always arrive before stop2, so negative time differences can be recorded.</w:t>
      </w:r>
    </w:p>
    <w:p w14:paraId="0D667ABA" w14:textId="77777777" w:rsidR="000A3F6B" w:rsidRPr="00F42FF7" w:rsidRDefault="000A3F6B" w:rsidP="008575A3">
      <w:pPr>
        <w:rPr>
          <w:rFonts w:ascii="Arial" w:hAnsi="Arial" w:cs="Arial"/>
          <w:sz w:val="20"/>
          <w:szCs w:val="20"/>
          <w:lang w:val="en-US"/>
        </w:rPr>
      </w:pPr>
    </w:p>
    <w:p w14:paraId="1440981E" w14:textId="480FB24D" w:rsidR="000A3F6B" w:rsidRDefault="0094309B" w:rsidP="008575A3">
      <w:pPr>
        <w:rPr>
          <w:rFonts w:ascii="Arial" w:hAnsi="Arial" w:cs="Arial"/>
          <w:sz w:val="20"/>
          <w:szCs w:val="20"/>
          <w:lang w:val="en-US"/>
        </w:rPr>
      </w:pPr>
      <w:r w:rsidRPr="0094309B">
        <w:rPr>
          <w:rFonts w:ascii="Arial" w:hAnsi="Arial" w:cs="Arial"/>
          <w:noProof/>
          <w:sz w:val="20"/>
          <w:szCs w:val="20"/>
          <w:lang w:val="en-US"/>
        </w:rPr>
        <w:drawing>
          <wp:inline distT="0" distB="0" distL="0" distR="0" wp14:anchorId="1D3811B6" wp14:editId="7ECC7516">
            <wp:extent cx="5612130" cy="1706245"/>
            <wp:effectExtent l="0" t="0" r="7620" b="8255"/>
            <wp:docPr id="1340918490"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8490" name="Imagen 1" descr="Forma&#10;&#10;Descripción generada automáticamente con confianza media"/>
                    <pic:cNvPicPr/>
                  </pic:nvPicPr>
                  <pic:blipFill>
                    <a:blip r:embed="rId59"/>
                    <a:stretch>
                      <a:fillRect/>
                    </a:stretch>
                  </pic:blipFill>
                  <pic:spPr>
                    <a:xfrm>
                      <a:off x="0" y="0"/>
                      <a:ext cx="5612130" cy="1706245"/>
                    </a:xfrm>
                    <a:prstGeom prst="rect">
                      <a:avLst/>
                    </a:prstGeom>
                  </pic:spPr>
                </pic:pic>
              </a:graphicData>
            </a:graphic>
          </wp:inline>
        </w:drawing>
      </w:r>
    </w:p>
    <w:p w14:paraId="6ADBB221" w14:textId="77777777" w:rsidR="003D5F61" w:rsidRDefault="003D5F61" w:rsidP="008575A3">
      <w:pPr>
        <w:rPr>
          <w:rFonts w:ascii="Arial" w:hAnsi="Arial" w:cs="Arial"/>
          <w:sz w:val="20"/>
          <w:szCs w:val="20"/>
          <w:lang w:val="en-US"/>
        </w:rPr>
      </w:pPr>
    </w:p>
    <w:p w14:paraId="01E6901F" w14:textId="77777777" w:rsidR="003D5F61" w:rsidRDefault="003D5F61" w:rsidP="008575A3">
      <w:pPr>
        <w:rPr>
          <w:rFonts w:ascii="Arial" w:hAnsi="Arial" w:cs="Arial"/>
          <w:sz w:val="20"/>
          <w:szCs w:val="20"/>
          <w:lang w:val="en-US"/>
        </w:rPr>
      </w:pPr>
    </w:p>
    <w:p w14:paraId="27E622F8" w14:textId="77B4C2A0" w:rsidR="003D5F61" w:rsidRPr="000A3F6B" w:rsidRDefault="003D5F61" w:rsidP="008575A3">
      <w:pPr>
        <w:rPr>
          <w:rFonts w:ascii="Arial" w:hAnsi="Arial" w:cs="Arial"/>
          <w:sz w:val="20"/>
          <w:szCs w:val="20"/>
          <w:lang w:val="en-US"/>
        </w:rPr>
      </w:pPr>
      <w:r w:rsidRPr="003D5F61">
        <w:rPr>
          <w:rFonts w:ascii="Arial" w:hAnsi="Arial" w:cs="Arial"/>
          <w:sz w:val="20"/>
          <w:szCs w:val="20"/>
          <w:lang w:val="en-US"/>
        </w:rPr>
        <w:lastRenderedPageBreak/>
        <w:drawing>
          <wp:inline distT="0" distB="0" distL="0" distR="0" wp14:anchorId="6C9B64BD" wp14:editId="5E919886">
            <wp:extent cx="5379566" cy="3820113"/>
            <wp:effectExtent l="0" t="0" r="0" b="9525"/>
            <wp:docPr id="1910362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2597" name=""/>
                    <pic:cNvPicPr/>
                  </pic:nvPicPr>
                  <pic:blipFill>
                    <a:blip r:embed="rId60"/>
                    <a:stretch>
                      <a:fillRect/>
                    </a:stretch>
                  </pic:blipFill>
                  <pic:spPr>
                    <a:xfrm>
                      <a:off x="0" y="0"/>
                      <a:ext cx="5431322" cy="3856866"/>
                    </a:xfrm>
                    <a:prstGeom prst="rect">
                      <a:avLst/>
                    </a:prstGeom>
                  </pic:spPr>
                </pic:pic>
              </a:graphicData>
            </a:graphic>
          </wp:inline>
        </w:drawing>
      </w:r>
    </w:p>
    <w:p w14:paraId="7ACEA634" w14:textId="60C8E612" w:rsidR="008575A3" w:rsidRPr="00F42FF7" w:rsidRDefault="00C44DA5" w:rsidP="008575A3">
      <w:pPr>
        <w:rPr>
          <w:rFonts w:ascii="Arial" w:hAnsi="Arial" w:cs="Arial"/>
          <w:sz w:val="20"/>
          <w:szCs w:val="20"/>
          <w:lang w:val="en-US"/>
        </w:rPr>
      </w:pPr>
      <w:r w:rsidRPr="00F42FF7">
        <w:rPr>
          <w:rFonts w:ascii="Arial" w:hAnsi="Arial" w:cs="Arial"/>
          <w:sz w:val="20"/>
          <w:szCs w:val="20"/>
          <w:lang w:val="en-US"/>
        </w:rPr>
        <w:t xml:space="preserve">After selecting the channel, the bin width must be chosen, representing the histogram's bar width. For example, with a bin width of 12 ns, if there are two measurements at 1 ns and 5 ns, both will contribute to the same histogram bar's frequency. The number of bins prevents histogram saturation and usually limits the time axis range. For instance, selecting a bin width of 480 </w:t>
      </w:r>
      <w:proofErr w:type="spellStart"/>
      <w:r w:rsidRPr="00F42FF7">
        <w:rPr>
          <w:rFonts w:ascii="Arial" w:hAnsi="Arial" w:cs="Arial"/>
          <w:sz w:val="20"/>
          <w:szCs w:val="20"/>
          <w:lang w:val="en-US"/>
        </w:rPr>
        <w:t>ps</w:t>
      </w:r>
      <w:proofErr w:type="spellEnd"/>
      <w:r w:rsidRPr="00F42FF7">
        <w:rPr>
          <w:rFonts w:ascii="Arial" w:hAnsi="Arial" w:cs="Arial"/>
          <w:sz w:val="20"/>
          <w:szCs w:val="20"/>
          <w:lang w:val="en-US"/>
        </w:rPr>
        <w:t xml:space="preserve"> and 50 bins results in a 24 ns range. Unlike start-stop histograms, lifetime measurements are designed with a limit, allowing the number of measurements to be specified. A measurement is counted when both start and stop channels record a value.</w:t>
      </w:r>
    </w:p>
    <w:p w14:paraId="25A577D5" w14:textId="77777777" w:rsidR="00BE0982" w:rsidRPr="00F42FF7" w:rsidRDefault="00BE0982" w:rsidP="008575A3">
      <w:pPr>
        <w:rPr>
          <w:lang w:val="en-US"/>
        </w:rPr>
      </w:pPr>
    </w:p>
    <w:p w14:paraId="6659A1CD" w14:textId="77777777" w:rsidR="00C44DA5" w:rsidRPr="00F42FF7" w:rsidRDefault="00C44DA5" w:rsidP="008575A3">
      <w:pPr>
        <w:rPr>
          <w:lang w:val="en-US"/>
        </w:rPr>
      </w:pPr>
    </w:p>
    <w:p w14:paraId="605A6AC6" w14:textId="6467D15B" w:rsidR="008575A3" w:rsidRPr="00F42FF7" w:rsidRDefault="00BE0982" w:rsidP="00BE0982">
      <w:pPr>
        <w:jc w:val="center"/>
        <w:rPr>
          <w:lang w:val="en-US"/>
        </w:rPr>
      </w:pPr>
      <w:r w:rsidRPr="00F42FF7">
        <w:rPr>
          <w:noProof/>
          <w:lang w:val="en-US"/>
        </w:rPr>
        <w:lastRenderedPageBreak/>
        <w:drawing>
          <wp:inline distT="0" distB="0" distL="0" distR="0" wp14:anchorId="7DD77BA7" wp14:editId="582F65BA">
            <wp:extent cx="2826937" cy="3584310"/>
            <wp:effectExtent l="0" t="0" r="0" b="0"/>
            <wp:docPr id="245580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0786" name="Imagen 1" descr="Interfaz de usuario gráfica, Texto, Aplicación&#10;&#10;Descripción generada automáticamente"/>
                    <pic:cNvPicPr/>
                  </pic:nvPicPr>
                  <pic:blipFill>
                    <a:blip r:embed="rId61"/>
                    <a:stretch>
                      <a:fillRect/>
                    </a:stretch>
                  </pic:blipFill>
                  <pic:spPr>
                    <a:xfrm>
                      <a:off x="0" y="0"/>
                      <a:ext cx="2829104" cy="3587058"/>
                    </a:xfrm>
                    <a:prstGeom prst="rect">
                      <a:avLst/>
                    </a:prstGeom>
                  </pic:spPr>
                </pic:pic>
              </a:graphicData>
            </a:graphic>
          </wp:inline>
        </w:drawing>
      </w:r>
    </w:p>
    <w:p w14:paraId="04255254" w14:textId="07E484A3" w:rsidR="00676A66" w:rsidRPr="00F42FF7" w:rsidRDefault="00676A66" w:rsidP="001C57F0">
      <w:pPr>
        <w:rPr>
          <w:rFonts w:ascii="Arial" w:hAnsi="Arial" w:cs="Arial"/>
          <w:sz w:val="20"/>
          <w:szCs w:val="20"/>
          <w:lang w:val="en-US"/>
        </w:rPr>
      </w:pPr>
      <w:r w:rsidRPr="00F42FF7">
        <w:rPr>
          <w:rFonts w:ascii="Arial" w:hAnsi="Arial" w:cs="Arial"/>
          <w:sz w:val="20"/>
          <w:szCs w:val="20"/>
          <w:lang w:val="en-US"/>
        </w:rPr>
        <w:t>It's important to clarify that the configurations for the number of runs, number of stops, stop mask, and mode have no effect on this measurement. By default, the program sets the number of runs to 100, the number of stops to 1, the stop mask to 0, and the mode according to the maximum time parameter. If the maximum time exceeds 500 ns, the measurement operates in mode 2; otherwise, it operates in mode 1.</w:t>
      </w:r>
    </w:p>
    <w:p w14:paraId="59334A48" w14:textId="77777777" w:rsidR="001C57F0" w:rsidRPr="00F42FF7" w:rsidRDefault="001C57F0" w:rsidP="00BE0982">
      <w:pPr>
        <w:jc w:val="center"/>
        <w:rPr>
          <w:lang w:val="en-US"/>
        </w:rPr>
      </w:pPr>
    </w:p>
    <w:p w14:paraId="2D10C2EB" w14:textId="2D15D010" w:rsidR="001C57F0" w:rsidRPr="00F42FF7" w:rsidRDefault="001C57F0" w:rsidP="00DD2513">
      <w:pPr>
        <w:pStyle w:val="Ttulo3"/>
        <w:numPr>
          <w:ilvl w:val="2"/>
          <w:numId w:val="1"/>
        </w:numPr>
        <w:rPr>
          <w:lang w:val="en-US"/>
        </w:rPr>
      </w:pPr>
      <w:bookmarkStart w:id="41" w:name="_Toc187834345"/>
      <w:r w:rsidRPr="00F42FF7">
        <w:rPr>
          <w:lang w:val="en-US"/>
        </w:rPr>
        <w:t>Perform a measurement</w:t>
      </w:r>
      <w:bookmarkEnd w:id="41"/>
    </w:p>
    <w:p w14:paraId="35C81592" w14:textId="591E562A" w:rsidR="001C57F0" w:rsidRPr="00F42FF7" w:rsidRDefault="001C57F0" w:rsidP="00BE0982">
      <w:pPr>
        <w:rPr>
          <w:rFonts w:ascii="Arial" w:hAnsi="Arial" w:cs="Arial"/>
          <w:sz w:val="20"/>
          <w:szCs w:val="20"/>
          <w:lang w:val="en-US"/>
        </w:rPr>
      </w:pPr>
      <w:r w:rsidRPr="00F42FF7">
        <w:rPr>
          <w:rFonts w:ascii="Arial" w:hAnsi="Arial" w:cs="Arial"/>
          <w:sz w:val="20"/>
          <w:szCs w:val="20"/>
          <w:lang w:val="en-US"/>
        </w:rPr>
        <w:t xml:space="preserve">Once the desired configuration is selected, click the start button ( </w:t>
      </w:r>
      <w:r w:rsidRPr="00F42FF7">
        <w:rPr>
          <w:rFonts w:ascii="Arial" w:hAnsi="Arial" w:cs="Arial"/>
          <w:noProof/>
          <w:sz w:val="20"/>
          <w:szCs w:val="20"/>
          <w:lang w:val="en-US"/>
        </w:rPr>
        <w:drawing>
          <wp:inline distT="0" distB="0" distL="0" distR="0" wp14:anchorId="2E2059FC" wp14:editId="2D5E6C82">
            <wp:extent cx="397567" cy="119270"/>
            <wp:effectExtent l="0" t="0" r="2540" b="0"/>
            <wp:docPr id="1926407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7909" name=""/>
                    <pic:cNvPicPr/>
                  </pic:nvPicPr>
                  <pic:blipFill>
                    <a:blip r:embed="rId62"/>
                    <a:stretch>
                      <a:fillRect/>
                    </a:stretch>
                  </pic:blipFill>
                  <pic:spPr>
                    <a:xfrm>
                      <a:off x="0" y="0"/>
                      <a:ext cx="421683" cy="126505"/>
                    </a:xfrm>
                    <a:prstGeom prst="rect">
                      <a:avLst/>
                    </a:prstGeom>
                  </pic:spPr>
                </pic:pic>
              </a:graphicData>
            </a:graphic>
          </wp:inline>
        </w:drawing>
      </w:r>
      <w:r w:rsidRPr="00F42FF7">
        <w:rPr>
          <w:rFonts w:ascii="Arial" w:hAnsi="Arial" w:cs="Arial"/>
          <w:sz w:val="20"/>
          <w:szCs w:val="20"/>
          <w:lang w:val="en-US"/>
        </w:rPr>
        <w:t>) to begin the measurement. Like start-stop histograms, the program displays a status bar indicating the measurement's progress. If any channel is not recording, it will be shown. In this case, the percentage of the measurement is also displayed, as the number of desired measurements can be specified.</w:t>
      </w:r>
    </w:p>
    <w:p w14:paraId="7EE64C9E" w14:textId="77777777" w:rsidR="001C57F0" w:rsidRPr="00F42FF7" w:rsidRDefault="001C57F0" w:rsidP="00BE0982">
      <w:pPr>
        <w:rPr>
          <w:lang w:val="en-US"/>
        </w:rPr>
      </w:pPr>
    </w:p>
    <w:p w14:paraId="46600746" w14:textId="312613F4" w:rsidR="001C57F0" w:rsidRPr="00F42FF7" w:rsidRDefault="001C57F0" w:rsidP="00BE0982">
      <w:pPr>
        <w:rPr>
          <w:lang w:val="en-US"/>
        </w:rPr>
      </w:pPr>
      <w:r w:rsidRPr="00F42FF7">
        <w:rPr>
          <w:noProof/>
          <w:lang w:val="en-US"/>
        </w:rPr>
        <w:lastRenderedPageBreak/>
        <w:drawing>
          <wp:inline distT="0" distB="0" distL="0" distR="0" wp14:anchorId="1CD8390E" wp14:editId="1A758C33">
            <wp:extent cx="5612130" cy="2466340"/>
            <wp:effectExtent l="0" t="0" r="7620" b="0"/>
            <wp:docPr id="1452164336"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4336" name="Imagen 1" descr="Imagen de la pantalla de un computador&#10;&#10;Descripción generada automáticamente con confianza baja"/>
                    <pic:cNvPicPr/>
                  </pic:nvPicPr>
                  <pic:blipFill>
                    <a:blip r:embed="rId63"/>
                    <a:stretch>
                      <a:fillRect/>
                    </a:stretch>
                  </pic:blipFill>
                  <pic:spPr>
                    <a:xfrm>
                      <a:off x="0" y="0"/>
                      <a:ext cx="5612130" cy="2466340"/>
                    </a:xfrm>
                    <a:prstGeom prst="rect">
                      <a:avLst/>
                    </a:prstGeom>
                  </pic:spPr>
                </pic:pic>
              </a:graphicData>
            </a:graphic>
          </wp:inline>
        </w:drawing>
      </w:r>
    </w:p>
    <w:p w14:paraId="607E3096" w14:textId="77777777" w:rsidR="001C57F0" w:rsidRPr="00F42FF7" w:rsidRDefault="001C57F0" w:rsidP="00BE0982">
      <w:pPr>
        <w:rPr>
          <w:lang w:val="en-US"/>
        </w:rPr>
      </w:pPr>
    </w:p>
    <w:p w14:paraId="0807AC7A" w14:textId="09A61824" w:rsidR="00B055F9" w:rsidRPr="00F42FF7" w:rsidRDefault="001C57F0" w:rsidP="00B055F9">
      <w:pPr>
        <w:rPr>
          <w:lang w:val="en-US"/>
        </w:rPr>
      </w:pPr>
      <w:r w:rsidRPr="00F42FF7">
        <w:rPr>
          <w:noProof/>
          <w:lang w:val="en-US"/>
        </w:rPr>
        <w:drawing>
          <wp:inline distT="0" distB="0" distL="0" distR="0" wp14:anchorId="43F8CD7B" wp14:editId="2A903341">
            <wp:extent cx="5612130" cy="500380"/>
            <wp:effectExtent l="0" t="0" r="7620" b="0"/>
            <wp:docPr id="10177662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66290" name="Imagen 1" descr="Interfaz de usuario gráfica, Texto, Aplicación&#10;&#10;Descripción generada automáticamente"/>
                    <pic:cNvPicPr/>
                  </pic:nvPicPr>
                  <pic:blipFill>
                    <a:blip r:embed="rId64"/>
                    <a:stretch>
                      <a:fillRect/>
                    </a:stretch>
                  </pic:blipFill>
                  <pic:spPr>
                    <a:xfrm>
                      <a:off x="0" y="0"/>
                      <a:ext cx="5612130" cy="500380"/>
                    </a:xfrm>
                    <a:prstGeom prst="rect">
                      <a:avLst/>
                    </a:prstGeom>
                  </pic:spPr>
                </pic:pic>
              </a:graphicData>
            </a:graphic>
          </wp:inline>
        </w:drawing>
      </w:r>
    </w:p>
    <w:p w14:paraId="17BA9890" w14:textId="7CA934F8" w:rsidR="001C57F0" w:rsidRPr="00F42FF7" w:rsidRDefault="001C57F0" w:rsidP="00B055F9">
      <w:pPr>
        <w:rPr>
          <w:rFonts w:ascii="Arial" w:hAnsi="Arial" w:cs="Arial"/>
          <w:sz w:val="20"/>
          <w:szCs w:val="20"/>
          <w:lang w:val="en-US"/>
        </w:rPr>
      </w:pPr>
      <w:r w:rsidRPr="00F42FF7">
        <w:rPr>
          <w:rFonts w:ascii="Arial" w:hAnsi="Arial" w:cs="Arial"/>
          <w:sz w:val="20"/>
          <w:szCs w:val="20"/>
          <w:lang w:val="en-US"/>
        </w:rPr>
        <w:t>The program also provides additional information about the measurement status, including the total number of starts, the total number of complete measurements (i.e., start and stop), and the total elapsed time in HH:MM:SS format.</w:t>
      </w:r>
    </w:p>
    <w:p w14:paraId="1F23CB77" w14:textId="6EEC1CB7" w:rsidR="001C57F0" w:rsidRPr="00F42FF7" w:rsidRDefault="001C57F0" w:rsidP="001C57F0">
      <w:pPr>
        <w:jc w:val="center"/>
        <w:rPr>
          <w:lang w:val="en-US"/>
        </w:rPr>
      </w:pPr>
      <w:r w:rsidRPr="00F42FF7">
        <w:rPr>
          <w:noProof/>
          <w:lang w:val="en-US"/>
        </w:rPr>
        <w:drawing>
          <wp:inline distT="0" distB="0" distL="0" distR="0" wp14:anchorId="73168D71" wp14:editId="790B1D53">
            <wp:extent cx="2591162" cy="2162477"/>
            <wp:effectExtent l="0" t="0" r="0" b="9525"/>
            <wp:docPr id="8006283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7" name="Imagen 1" descr="Interfaz de usuario gráfica, Texto&#10;&#10;Descripción generada automáticamente"/>
                    <pic:cNvPicPr/>
                  </pic:nvPicPr>
                  <pic:blipFill>
                    <a:blip r:embed="rId65"/>
                    <a:stretch>
                      <a:fillRect/>
                    </a:stretch>
                  </pic:blipFill>
                  <pic:spPr>
                    <a:xfrm>
                      <a:off x="0" y="0"/>
                      <a:ext cx="2591162" cy="2162477"/>
                    </a:xfrm>
                    <a:prstGeom prst="rect">
                      <a:avLst/>
                    </a:prstGeom>
                  </pic:spPr>
                </pic:pic>
              </a:graphicData>
            </a:graphic>
          </wp:inline>
        </w:drawing>
      </w:r>
    </w:p>
    <w:p w14:paraId="391FBC4F" w14:textId="30FBB893" w:rsidR="00676A66" w:rsidRPr="00F42FF7" w:rsidRDefault="00676A66" w:rsidP="00DD2513">
      <w:pPr>
        <w:pStyle w:val="Ttulo3"/>
        <w:numPr>
          <w:ilvl w:val="2"/>
          <w:numId w:val="1"/>
        </w:numPr>
        <w:rPr>
          <w:lang w:val="en-US"/>
        </w:rPr>
      </w:pPr>
      <w:bookmarkStart w:id="42" w:name="_Toc187834346"/>
      <w:r w:rsidRPr="00F42FF7">
        <w:rPr>
          <w:lang w:val="en-US"/>
        </w:rPr>
        <w:t>Fitting</w:t>
      </w:r>
      <w:bookmarkEnd w:id="42"/>
    </w:p>
    <w:p w14:paraId="4CDC1593" w14:textId="7E96111F" w:rsidR="00676A66" w:rsidRPr="00F42FF7" w:rsidRDefault="00DD2513" w:rsidP="00676A66">
      <w:pPr>
        <w:rPr>
          <w:lang w:val="en-US"/>
        </w:rPr>
      </w:pPr>
      <w:r w:rsidRPr="00F42FF7">
        <w:rPr>
          <w:rFonts w:ascii="Arial" w:hAnsi="Arial" w:cs="Arial"/>
          <w:sz w:val="20"/>
          <w:szCs w:val="20"/>
          <w:lang w:val="en-US"/>
        </w:rPr>
        <w:t>To obtain more information about a measurement, the user can fit a model to the graph. After performing the fit, the table in the top-right corner will display more detailed information about the parameters of the fitted equation. It will show their values, standard deviations, and respective units.</w:t>
      </w:r>
    </w:p>
    <w:p w14:paraId="25977DA0" w14:textId="77777777" w:rsidR="00676A66" w:rsidRPr="00F42FF7" w:rsidRDefault="00676A66" w:rsidP="00676A66">
      <w:pPr>
        <w:rPr>
          <w:lang w:val="en-US"/>
        </w:rPr>
      </w:pPr>
    </w:p>
    <w:p w14:paraId="0AB1BD57" w14:textId="7C6CA47B" w:rsidR="00676A66" w:rsidRPr="00F42FF7" w:rsidRDefault="00676A66" w:rsidP="00676A66">
      <w:pPr>
        <w:jc w:val="center"/>
        <w:rPr>
          <w:lang w:val="en-US"/>
        </w:rPr>
      </w:pPr>
      <w:r w:rsidRPr="00F42FF7">
        <w:rPr>
          <w:noProof/>
          <w:lang w:val="en-US"/>
        </w:rPr>
        <w:lastRenderedPageBreak/>
        <w:drawing>
          <wp:inline distT="0" distB="0" distL="0" distR="0" wp14:anchorId="6EEEF805" wp14:editId="3A70FBC1">
            <wp:extent cx="5612130" cy="2166620"/>
            <wp:effectExtent l="0" t="0" r="7620" b="5080"/>
            <wp:docPr id="165618724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7244" name="Imagen 1" descr="Gráfico&#10;&#10;Descripción generada automáticamente"/>
                    <pic:cNvPicPr/>
                  </pic:nvPicPr>
                  <pic:blipFill>
                    <a:blip r:embed="rId66"/>
                    <a:stretch>
                      <a:fillRect/>
                    </a:stretch>
                  </pic:blipFill>
                  <pic:spPr>
                    <a:xfrm>
                      <a:off x="0" y="0"/>
                      <a:ext cx="5612130" cy="2166620"/>
                    </a:xfrm>
                    <a:prstGeom prst="rect">
                      <a:avLst/>
                    </a:prstGeom>
                  </pic:spPr>
                </pic:pic>
              </a:graphicData>
            </a:graphic>
          </wp:inline>
        </w:drawing>
      </w:r>
    </w:p>
    <w:p w14:paraId="06CE2B28" w14:textId="77777777" w:rsidR="001C57F0" w:rsidRPr="00F42FF7" w:rsidRDefault="001C57F0" w:rsidP="001C57F0">
      <w:pPr>
        <w:rPr>
          <w:lang w:val="en-US"/>
        </w:rPr>
      </w:pPr>
    </w:p>
    <w:p w14:paraId="12C79CAA" w14:textId="0EEDEC6E" w:rsidR="00B055F9" w:rsidRPr="00F42FF7" w:rsidRDefault="00676A66" w:rsidP="00676A66">
      <w:pPr>
        <w:jc w:val="center"/>
        <w:rPr>
          <w:lang w:val="en-US"/>
        </w:rPr>
      </w:pPr>
      <w:r w:rsidRPr="00F42FF7">
        <w:rPr>
          <w:noProof/>
          <w:lang w:val="en-US"/>
        </w:rPr>
        <w:drawing>
          <wp:inline distT="0" distB="0" distL="0" distR="0" wp14:anchorId="5893E704" wp14:editId="1B76E5AB">
            <wp:extent cx="4153480" cy="2314898"/>
            <wp:effectExtent l="0" t="0" r="0" b="9525"/>
            <wp:docPr id="19597459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5995" name="Imagen 1" descr="Gráfico&#10;&#10;Descripción generada automáticamente"/>
                    <pic:cNvPicPr/>
                  </pic:nvPicPr>
                  <pic:blipFill>
                    <a:blip r:embed="rId67"/>
                    <a:stretch>
                      <a:fillRect/>
                    </a:stretch>
                  </pic:blipFill>
                  <pic:spPr>
                    <a:xfrm>
                      <a:off x="0" y="0"/>
                      <a:ext cx="4153480" cy="2314898"/>
                    </a:xfrm>
                    <a:prstGeom prst="rect">
                      <a:avLst/>
                    </a:prstGeom>
                  </pic:spPr>
                </pic:pic>
              </a:graphicData>
            </a:graphic>
          </wp:inline>
        </w:drawing>
      </w:r>
    </w:p>
    <w:p w14:paraId="6A2E1B41" w14:textId="3ABB69AD" w:rsidR="005639A7" w:rsidRPr="00F42FF7" w:rsidRDefault="005639A7" w:rsidP="00676A66">
      <w:pPr>
        <w:rPr>
          <w:rFonts w:ascii="Arial" w:hAnsi="Arial" w:cs="Arial"/>
          <w:sz w:val="20"/>
          <w:szCs w:val="20"/>
          <w:lang w:val="en-US"/>
        </w:rPr>
      </w:pPr>
      <w:r w:rsidRPr="00F42FF7">
        <w:rPr>
          <w:rFonts w:ascii="Arial" w:hAnsi="Arial" w:cs="Arial"/>
          <w:sz w:val="20"/>
          <w:szCs w:val="20"/>
          <w:lang w:val="en-US"/>
        </w:rPr>
        <w:t>In some cases, reliable values may not be estimated, and the adjustment will indicate "nan" for those parameters. The quality of the fitness depends on the initial parameters set before the estimation. Therefore, users are free to modify these parameters. They can also revert to the default values provided by the software.</w:t>
      </w:r>
    </w:p>
    <w:p w14:paraId="09151E95" w14:textId="6664A658" w:rsidR="005639A7" w:rsidRPr="00F42FF7" w:rsidRDefault="005639A7" w:rsidP="005639A7">
      <w:pPr>
        <w:jc w:val="center"/>
        <w:rPr>
          <w:lang w:val="en-US"/>
        </w:rPr>
      </w:pPr>
      <w:r w:rsidRPr="00F42FF7">
        <w:rPr>
          <w:noProof/>
          <w:lang w:val="en-US"/>
        </w:rPr>
        <w:drawing>
          <wp:inline distT="0" distB="0" distL="0" distR="0" wp14:anchorId="3E4E593B" wp14:editId="3B55A0B2">
            <wp:extent cx="2638793" cy="1629002"/>
            <wp:effectExtent l="0" t="0" r="9525" b="9525"/>
            <wp:docPr id="681798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893" name="Imagen 1" descr="Interfaz de usuario gráfica, Texto, Aplicación, Correo electrónico&#10;&#10;Descripción generada automáticamente"/>
                    <pic:cNvPicPr/>
                  </pic:nvPicPr>
                  <pic:blipFill>
                    <a:blip r:embed="rId68"/>
                    <a:stretch>
                      <a:fillRect/>
                    </a:stretch>
                  </pic:blipFill>
                  <pic:spPr>
                    <a:xfrm>
                      <a:off x="0" y="0"/>
                      <a:ext cx="2638793" cy="1629002"/>
                    </a:xfrm>
                    <a:prstGeom prst="rect">
                      <a:avLst/>
                    </a:prstGeom>
                  </pic:spPr>
                </pic:pic>
              </a:graphicData>
            </a:graphic>
          </wp:inline>
        </w:drawing>
      </w:r>
    </w:p>
    <w:p w14:paraId="1DE70E66" w14:textId="77777777" w:rsidR="005639A7" w:rsidRPr="00F42FF7" w:rsidRDefault="005639A7" w:rsidP="005639A7">
      <w:pPr>
        <w:jc w:val="center"/>
        <w:rPr>
          <w:lang w:val="en-US"/>
        </w:rPr>
      </w:pPr>
    </w:p>
    <w:p w14:paraId="7C48E370" w14:textId="134A4D01" w:rsidR="00451410" w:rsidRPr="00F42FF7" w:rsidRDefault="00451410" w:rsidP="005639A7">
      <w:pPr>
        <w:rPr>
          <w:rFonts w:ascii="Arial" w:hAnsi="Arial" w:cs="Arial"/>
          <w:sz w:val="20"/>
          <w:szCs w:val="20"/>
          <w:lang w:val="en-US"/>
        </w:rPr>
      </w:pPr>
      <w:r w:rsidRPr="00F42FF7">
        <w:rPr>
          <w:rFonts w:ascii="Arial" w:hAnsi="Arial" w:cs="Arial"/>
          <w:sz w:val="20"/>
          <w:szCs w:val="20"/>
          <w:lang w:val="en-US"/>
        </w:rPr>
        <w:t>The software offers various types of adjustments:</w:t>
      </w:r>
    </w:p>
    <w:p w14:paraId="2F73314E" w14:textId="17418DDE" w:rsidR="001134AE" w:rsidRPr="00F42FF7" w:rsidRDefault="001134AE" w:rsidP="00DD2513">
      <w:pPr>
        <w:pStyle w:val="Ttulo4"/>
        <w:numPr>
          <w:ilvl w:val="3"/>
          <w:numId w:val="1"/>
        </w:numPr>
        <w:rPr>
          <w:lang w:val="en-US"/>
        </w:rPr>
      </w:pPr>
      <w:r w:rsidRPr="00F42FF7">
        <w:rPr>
          <w:lang w:val="en-US"/>
        </w:rPr>
        <w:lastRenderedPageBreak/>
        <w:t>Exponential</w:t>
      </w:r>
    </w:p>
    <w:p w14:paraId="52D47CCC" w14:textId="6B011904" w:rsidR="0035658E" w:rsidRPr="00F42FF7" w:rsidRDefault="00000000" w:rsidP="0035658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oMath>
      </m:oMathPara>
    </w:p>
    <w:p w14:paraId="0655221F" w14:textId="2F51DA26" w:rsidR="00451410" w:rsidRPr="00F42FF7" w:rsidRDefault="00451410" w:rsidP="0035658E">
      <w:pPr>
        <w:rPr>
          <w:rFonts w:ascii="Arial" w:eastAsiaTheme="majorEastAsia" w:hAnsi="Arial" w:cs="Arial"/>
          <w:sz w:val="20"/>
          <w:szCs w:val="20"/>
          <w:lang w:val="en-US"/>
        </w:rPr>
      </w:pPr>
      <w:r w:rsidRPr="00F42FF7">
        <w:rPr>
          <w:rFonts w:ascii="Arial" w:eastAsiaTheme="majorEastAsia" w:hAnsi="Arial" w:cs="Arial"/>
          <w:sz w:val="20"/>
          <w:szCs w:val="20"/>
          <w:lang w:val="en-US"/>
        </w:rPr>
        <w:t>For fluorescence decay processes and certain radioactive processes, it is common to encounter</w:t>
      </w:r>
      <w:r w:rsidR="007F15C0" w:rsidRPr="00F42FF7">
        <w:rPr>
          <w:rFonts w:ascii="Arial" w:eastAsiaTheme="majorEastAsia" w:hAnsi="Arial" w:cs="Arial"/>
          <w:sz w:val="20"/>
          <w:szCs w:val="20"/>
          <w:lang w:val="en-US"/>
        </w:rPr>
        <w:t xml:space="preserve"> </w:t>
      </w:r>
      <w:r w:rsidR="00DD2513" w:rsidRPr="00F42FF7">
        <w:rPr>
          <w:rFonts w:ascii="Arial" w:eastAsiaTheme="majorEastAsia" w:hAnsi="Arial" w:cs="Arial"/>
          <w:sz w:val="20"/>
          <w:szCs w:val="20"/>
          <w:lang w:val="en-US"/>
        </w:rPr>
        <w:t>exponential</w:t>
      </w:r>
      <w:r w:rsidRPr="00F42FF7">
        <w:rPr>
          <w:rFonts w:ascii="Arial" w:eastAsiaTheme="majorEastAsia" w:hAnsi="Arial" w:cs="Arial"/>
          <w:sz w:val="20"/>
          <w:szCs w:val="20"/>
          <w:lang w:val="en-US"/>
        </w:rPr>
        <w:t xml:space="preserve"> distribution</w:t>
      </w:r>
      <w:r w:rsidR="00E56139">
        <w:rPr>
          <w:rFonts w:ascii="Arial" w:eastAsiaTheme="majorEastAsia" w:hAnsi="Arial" w:cs="Arial"/>
          <w:sz w:val="20"/>
          <w:szCs w:val="20"/>
          <w:lang w:val="en-US"/>
        </w:rPr>
        <w:t xml:space="preserve"> </w:t>
      </w:r>
      <w:r w:rsidR="00E56139" w:rsidRPr="00E56139">
        <w:rPr>
          <w:rFonts w:ascii="Arial" w:eastAsiaTheme="majorEastAsia" w:hAnsi="Arial" w:cs="Arial"/>
          <w:sz w:val="20"/>
          <w:szCs w:val="20"/>
          <w:lang w:val="en-US"/>
        </w:rPr>
        <w:t>(Jameson, 2014)</w:t>
      </w:r>
      <w:r w:rsidRPr="00F42FF7">
        <w:rPr>
          <w:rFonts w:ascii="Arial" w:eastAsiaTheme="majorEastAsia" w:hAnsi="Arial" w:cs="Arial"/>
          <w:sz w:val="20"/>
          <w:szCs w:val="20"/>
          <w:lang w:val="en-US"/>
        </w:rPr>
        <w:t xml:space="preserve">. This distribution involves two parameters: by default, the initial value of </w:t>
      </w:r>
      <m:oMath>
        <m:sSub>
          <m:sSubPr>
            <m:ctrlPr>
              <w:rPr>
                <w:rFonts w:ascii="Cambria Math" w:eastAsiaTheme="majorEastAsia" w:hAnsi="Cambria Math" w:cs="Arial"/>
                <w:i/>
                <w:sz w:val="20"/>
                <w:szCs w:val="20"/>
                <w:lang w:val="en-US"/>
              </w:rPr>
            </m:ctrlPr>
          </m:sSubPr>
          <m:e>
            <m:r>
              <w:rPr>
                <w:rFonts w:ascii="Cambria Math" w:eastAsiaTheme="majorEastAsia" w:hAnsi="Cambria Math" w:cs="Arial"/>
                <w:sz w:val="20"/>
                <w:szCs w:val="20"/>
                <w:lang w:val="en-US"/>
              </w:rPr>
              <m:t>I</m:t>
            </m:r>
          </m:e>
          <m:sub>
            <m:r>
              <w:rPr>
                <w:rFonts w:ascii="Cambria Math" w:eastAsiaTheme="majorEastAsia" w:hAnsi="Cambria Math" w:cs="Arial"/>
                <w:sz w:val="20"/>
                <w:szCs w:val="20"/>
                <w:lang w:val="en-US"/>
              </w:rPr>
              <m:t>0</m:t>
            </m:r>
          </m:sub>
        </m:sSub>
      </m:oMath>
      <w:r w:rsidRPr="00F42FF7">
        <w:rPr>
          <w:rFonts w:ascii="Arial" w:eastAsiaTheme="majorEastAsia" w:hAnsi="Arial" w:cs="Arial"/>
          <w:sz w:val="20"/>
          <w:szCs w:val="20"/>
          <w:lang w:val="en-US"/>
        </w:rPr>
        <w:t>​ is set to the maximum found on the graph, and</w:t>
      </w:r>
      <w:r w:rsidR="007F15C0" w:rsidRPr="00F42FF7">
        <w:rPr>
          <w:rFonts w:ascii="Arial" w:eastAsiaTheme="majorEastAsia" w:hAnsi="Arial" w:cs="Arial"/>
          <w:sz w:val="20"/>
          <w:szCs w:val="20"/>
          <w:lang w:val="en-US"/>
        </w:rPr>
        <w:t xml:space="preserve"> the initial value of</w:t>
      </w:r>
      <w:r w:rsidRPr="00F42FF7">
        <w:rPr>
          <w:rFonts w:ascii="Arial" w:eastAsiaTheme="majorEastAsia" w:hAnsi="Arial" w:cs="Arial"/>
          <w:sz w:val="20"/>
          <w:szCs w:val="20"/>
          <w:lang w:val="en-US"/>
        </w:rPr>
        <w:t xml:space="preserve">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0</m:t>
            </m:r>
          </m:sub>
        </m:sSub>
      </m:oMath>
      <w:r w:rsidRPr="00F42FF7">
        <w:rPr>
          <w:rFonts w:ascii="Arial" w:eastAsiaTheme="majorEastAsia" w:hAnsi="Arial" w:cs="Arial"/>
          <w:sz w:val="20"/>
          <w:szCs w:val="20"/>
          <w:lang w:val="en-US"/>
        </w:rPr>
        <w:t>​ corresponds to the average of the measured times.</w:t>
      </w:r>
    </w:p>
    <w:p w14:paraId="78005F91" w14:textId="742FED43" w:rsidR="0035658E" w:rsidRPr="00F42FF7" w:rsidRDefault="0035658E" w:rsidP="00DD2513">
      <w:pPr>
        <w:pStyle w:val="Ttulo4"/>
        <w:numPr>
          <w:ilvl w:val="3"/>
          <w:numId w:val="1"/>
        </w:numPr>
        <w:rPr>
          <w:lang w:val="en-US"/>
        </w:rPr>
      </w:pPr>
      <w:r w:rsidRPr="00F42FF7">
        <w:rPr>
          <w:lang w:val="en-US"/>
        </w:rPr>
        <w:t>Shifted Exponential</w:t>
      </w:r>
    </w:p>
    <w:p w14:paraId="7ECCC81E" w14:textId="26588464" w:rsidR="00451410" w:rsidRPr="00F42FF7"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m:t>
                  </m:r>
                  <m:r>
                    <m:rPr>
                      <m:sty m:val="p"/>
                    </m:rPr>
                    <w:rPr>
                      <w:rFonts w:ascii="Cambria Math" w:hAnsi="Cambria Math"/>
                      <w:lang w:val="en-US"/>
                    </w:rPr>
                    <m:t>α</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r>
            <w:rPr>
              <w:rFonts w:ascii="Cambria Math" w:hAnsi="Cambria Math"/>
              <w:lang w:val="en-US"/>
            </w:rPr>
            <m:t>+b</m:t>
          </m:r>
        </m:oMath>
      </m:oMathPara>
    </w:p>
    <w:p w14:paraId="2260FFD6" w14:textId="3A16D621" w:rsidR="00451410" w:rsidRPr="00F42FF7" w:rsidRDefault="00451410" w:rsidP="0035658E">
      <w:pPr>
        <w:rPr>
          <w:rFonts w:ascii="Arial" w:eastAsiaTheme="minorEastAsia" w:hAnsi="Arial" w:cs="Arial"/>
          <w:sz w:val="20"/>
          <w:szCs w:val="20"/>
          <w:lang w:val="en-US"/>
        </w:rPr>
      </w:pPr>
      <w:r w:rsidRPr="00F42FF7">
        <w:rPr>
          <w:rFonts w:ascii="Arial" w:hAnsi="Arial" w:cs="Arial"/>
          <w:sz w:val="20"/>
          <w:szCs w:val="20"/>
          <w:lang w:val="en-US"/>
        </w:rPr>
        <w:t>In some cases, an exponential distribution may exhibit a shift due to noise or inherent system characteristics. For these situations, an option for an exponential distribution with a shift is provided, allowing the user to correct the shift and obtain a pure exponential distribution</w:t>
      </w:r>
      <w:r w:rsidR="00602368" w:rsidRPr="00F42FF7">
        <w:rPr>
          <w:rFonts w:ascii="Arial" w:hAnsi="Arial" w:cs="Arial"/>
          <w:sz w:val="20"/>
          <w:szCs w:val="20"/>
          <w:lang w:val="en-US"/>
        </w:rPr>
        <w:t xml:space="preserve">. The initial parameters </w:t>
      </w:r>
      <m:oMath>
        <m:sSub>
          <m:sSubPr>
            <m:ctrlPr>
              <w:rPr>
                <w:rFonts w:ascii="Cambria Math" w:hAnsi="Cambria Math" w:cs="Arial"/>
                <w:i/>
                <w:sz w:val="20"/>
                <w:szCs w:val="20"/>
                <w:lang w:val="en-US"/>
              </w:rPr>
            </m:ctrlPr>
          </m:sSubPr>
          <m:e>
            <m:r>
              <w:rPr>
                <w:rFonts w:ascii="Cambria Math" w:hAnsi="Cambria Math" w:cs="Arial"/>
                <w:sz w:val="20"/>
                <w:szCs w:val="20"/>
                <w:lang w:val="en-US"/>
              </w:rPr>
              <m:t>I</m:t>
            </m:r>
          </m:e>
          <m:sub>
            <m:r>
              <w:rPr>
                <w:rFonts w:ascii="Cambria Math" w:hAnsi="Cambria Math" w:cs="Arial"/>
                <w:sz w:val="20"/>
                <w:szCs w:val="20"/>
                <w:lang w:val="en-US"/>
              </w:rPr>
              <m:t>0</m:t>
            </m:r>
          </m:sub>
        </m:sSub>
      </m:oMath>
      <w:r w:rsidR="00602368" w:rsidRPr="00F42FF7">
        <w:rPr>
          <w:rFonts w:ascii="Arial" w:hAnsi="Arial" w:cs="Arial"/>
          <w:sz w:val="20"/>
          <w:szCs w:val="20"/>
          <w:lang w:val="en-US"/>
        </w:rPr>
        <w:t xml:space="preserve">​ and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τ</m:t>
            </m:r>
            <m:ctrlPr>
              <w:rPr>
                <w:rFonts w:ascii="Cambria Math" w:hAnsi="Cambria Math" w:cs="Arial"/>
                <w:sz w:val="20"/>
                <w:szCs w:val="20"/>
                <w:lang w:val="en-US"/>
              </w:rPr>
            </m:ctrlPr>
          </m:e>
          <m:sub>
            <m:r>
              <w:rPr>
                <w:rFonts w:ascii="Cambria Math" w:hAnsi="Cambria Math" w:cs="Arial"/>
                <w:sz w:val="20"/>
                <w:szCs w:val="20"/>
                <w:lang w:val="en-US"/>
              </w:rPr>
              <m:t>0</m:t>
            </m:r>
          </m:sub>
        </m:sSub>
      </m:oMath>
      <w:r w:rsidR="00602368" w:rsidRPr="00F42FF7">
        <w:rPr>
          <w:rFonts w:ascii="Arial" w:hAnsi="Arial" w:cs="Arial"/>
          <w:sz w:val="20"/>
          <w:szCs w:val="20"/>
          <w:lang w:val="en-US"/>
        </w:rPr>
        <w:t>​ are the same as those used by default in the exponential</w:t>
      </w:r>
      <w:r w:rsidR="00674DB2" w:rsidRPr="00F42FF7">
        <w:rPr>
          <w:rFonts w:ascii="Arial" w:hAnsi="Arial" w:cs="Arial"/>
          <w:sz w:val="20"/>
          <w:szCs w:val="20"/>
          <w:lang w:val="en-US"/>
        </w:rPr>
        <w:t xml:space="preserve"> </w:t>
      </w:r>
      <w:r w:rsidR="00602368" w:rsidRPr="00F42FF7">
        <w:rPr>
          <w:rFonts w:ascii="Arial" w:hAnsi="Arial" w:cs="Arial"/>
          <w:sz w:val="20"/>
          <w:szCs w:val="20"/>
          <w:lang w:val="en-US"/>
        </w:rPr>
        <w:t xml:space="preserve">distribution. </w:t>
      </w:r>
      <w:r w:rsidR="004D6268" w:rsidRPr="00F42FF7">
        <w:rPr>
          <w:rFonts w:ascii="Arial" w:hAnsi="Arial" w:cs="Arial"/>
          <w:sz w:val="20"/>
          <w:szCs w:val="20"/>
          <w:lang w:val="en-US"/>
        </w:rPr>
        <w:t>T</w:t>
      </w:r>
      <w:r w:rsidR="00602368" w:rsidRPr="00F42FF7">
        <w:rPr>
          <w:rFonts w:ascii="Arial" w:hAnsi="Arial" w:cs="Arial"/>
          <w:sz w:val="20"/>
          <w:szCs w:val="20"/>
          <w:lang w:val="en-US"/>
        </w:rPr>
        <w:t xml:space="preserve">he additional parameters </w:t>
      </w:r>
      <m:oMath>
        <m:r>
          <m:rPr>
            <m:sty m:val="p"/>
          </m:rPr>
          <w:rPr>
            <w:rFonts w:ascii="Cambria Math" w:hAnsi="Cambria Math" w:cs="Arial"/>
            <w:sz w:val="20"/>
            <w:szCs w:val="20"/>
            <w:lang w:val="en-US"/>
          </w:rPr>
          <m:t>α</m:t>
        </m:r>
        <m:r>
          <w:rPr>
            <w:rFonts w:ascii="Cambria Math" w:hAnsi="Cambria Math" w:cs="Arial"/>
            <w:sz w:val="20"/>
            <w:szCs w:val="20"/>
            <w:lang w:val="en-US"/>
          </w:rPr>
          <m:t xml:space="preserve"> </m:t>
        </m:r>
      </m:oMath>
      <w:r w:rsidR="00602368" w:rsidRPr="00F42FF7">
        <w:rPr>
          <w:rFonts w:ascii="Arial" w:hAnsi="Arial" w:cs="Arial"/>
          <w:sz w:val="20"/>
          <w:szCs w:val="20"/>
          <w:lang w:val="en-US"/>
        </w:rPr>
        <w:t xml:space="preserve">and </w:t>
      </w:r>
      <m:oMath>
        <m:r>
          <w:rPr>
            <w:rFonts w:ascii="Cambria Math" w:hAnsi="Cambria Math" w:cs="Arial"/>
            <w:sz w:val="20"/>
            <w:szCs w:val="20"/>
            <w:lang w:val="en-US"/>
          </w:rPr>
          <m:t>b</m:t>
        </m:r>
      </m:oMath>
      <w:r w:rsidR="00602368" w:rsidRPr="00F42FF7">
        <w:rPr>
          <w:rFonts w:ascii="Arial" w:hAnsi="Arial" w:cs="Arial"/>
          <w:sz w:val="20"/>
          <w:szCs w:val="20"/>
          <w:lang w:val="en-US"/>
        </w:rPr>
        <w:t xml:space="preserve"> are set to 0 by default.</w:t>
      </w:r>
    </w:p>
    <w:p w14:paraId="00F2C6E4" w14:textId="64E25D5F" w:rsidR="00451410" w:rsidRPr="00F42FF7" w:rsidRDefault="00451410" w:rsidP="00DD2513">
      <w:pPr>
        <w:pStyle w:val="Ttulo4"/>
        <w:numPr>
          <w:ilvl w:val="3"/>
          <w:numId w:val="1"/>
        </w:numPr>
        <w:rPr>
          <w:lang w:val="en-US"/>
        </w:rPr>
      </w:pPr>
      <w:r w:rsidRPr="00F42FF7">
        <w:rPr>
          <w:lang w:val="en-US"/>
        </w:rPr>
        <w:t>Kohlrausch</w:t>
      </w:r>
    </w:p>
    <w:p w14:paraId="5CD6D0F7" w14:textId="0D98FE83" w:rsidR="00451410" w:rsidRPr="00F42FF7"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sSup>
                <m:sSupPr>
                  <m:ctrlPr>
                    <w:rPr>
                      <w:rFonts w:ascii="Cambria Math" w:hAnsi="Cambria Math"/>
                      <w:i/>
                      <w:lang w:val="en-US"/>
                    </w:rPr>
                  </m:ctrlPr>
                </m:sSupPr>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  </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ctrlPr>
                        <w:rPr>
                          <w:rFonts w:ascii="Cambria Math" w:hAnsi="Cambria Math"/>
                          <w:i/>
                          <w:lang w:val="en-US"/>
                        </w:rPr>
                      </m:ctrlPr>
                    </m:e>
                  </m:d>
                </m:e>
                <m:sup>
                  <m:r>
                    <m:rPr>
                      <m:sty m:val="p"/>
                    </m:rPr>
                    <w:rPr>
                      <w:rFonts w:ascii="Cambria Math" w:hAnsi="Cambria Math"/>
                      <w:lang w:val="en-US"/>
                    </w:rPr>
                    <m:t>β</m:t>
                  </m:r>
                  <m:r>
                    <w:rPr>
                      <w:rFonts w:ascii="Cambria Math" w:hAnsi="Cambria Math"/>
                      <w:lang w:val="en-US"/>
                    </w:rPr>
                    <m:t> </m:t>
                  </m:r>
                </m:sup>
              </m:sSup>
            </m:sup>
          </m:sSup>
        </m:oMath>
      </m:oMathPara>
    </w:p>
    <w:p w14:paraId="562A2126" w14:textId="2F655CDE" w:rsidR="00451410" w:rsidRPr="00F42FF7" w:rsidRDefault="00EA607C" w:rsidP="00451410">
      <w:pPr>
        <w:rPr>
          <w:rFonts w:ascii="Arial" w:eastAsiaTheme="majorEastAsia" w:hAnsi="Arial" w:cs="Arial"/>
          <w:sz w:val="20"/>
          <w:szCs w:val="20"/>
          <w:lang w:val="en-US"/>
        </w:rPr>
      </w:pPr>
      <w:r w:rsidRPr="00F42FF7">
        <w:rPr>
          <w:rFonts w:ascii="Arial" w:eastAsiaTheme="majorEastAsia" w:hAnsi="Arial" w:cs="Arial"/>
          <w:sz w:val="20"/>
          <w:szCs w:val="20"/>
          <w:lang w:val="en-US"/>
        </w:rPr>
        <w:t>In the case of fluorescence lifetime measurements, interactions may occur both in the environment and with the fluorescent material, which can be interpreted as noise in the final measurement</w:t>
      </w:r>
      <w:r w:rsidR="00E56139">
        <w:rPr>
          <w:rFonts w:ascii="Arial" w:eastAsiaTheme="majorEastAsia" w:hAnsi="Arial" w:cs="Arial"/>
          <w:sz w:val="20"/>
          <w:szCs w:val="20"/>
          <w:lang w:val="en-US"/>
        </w:rPr>
        <w:t xml:space="preserve"> </w:t>
      </w:r>
      <w:r w:rsidR="00E56139" w:rsidRPr="00E56139">
        <w:rPr>
          <w:rFonts w:ascii="Arial" w:eastAsiaTheme="majorEastAsia" w:hAnsi="Arial" w:cs="Arial"/>
          <w:sz w:val="20"/>
          <w:szCs w:val="20"/>
          <w:lang w:val="en-US"/>
        </w:rPr>
        <w:t>(Lee et al., 2001)</w:t>
      </w:r>
      <w:r w:rsidRPr="00F42FF7">
        <w:rPr>
          <w:rFonts w:ascii="Arial" w:eastAsiaTheme="majorEastAsia" w:hAnsi="Arial" w:cs="Arial"/>
          <w:sz w:val="20"/>
          <w:szCs w:val="20"/>
          <w:lang w:val="en-US"/>
        </w:rPr>
        <w:t xml:space="preserve">. To obtain a profile that represents the dynamics of fluorescence, a Kohlrausch fit can be used. The default initial value for the </w:t>
      </w:r>
      <m:oMath>
        <m:r>
          <m:rPr>
            <m:sty m:val="p"/>
          </m:rPr>
          <w:rPr>
            <w:rFonts w:ascii="Cambria Math" w:eastAsiaTheme="majorEastAsia" w:hAnsi="Cambria Math" w:cs="Arial"/>
            <w:sz w:val="20"/>
            <w:szCs w:val="20"/>
            <w:lang w:val="en-US"/>
          </w:rPr>
          <m:t>β</m:t>
        </m:r>
      </m:oMath>
      <w:r w:rsidRPr="00F42FF7">
        <w:rPr>
          <w:rFonts w:ascii="Arial" w:eastAsiaTheme="majorEastAsia" w:hAnsi="Arial" w:cs="Arial"/>
          <w:sz w:val="20"/>
          <w:szCs w:val="20"/>
          <w:lang w:val="en-US"/>
        </w:rPr>
        <w:t xml:space="preserve"> parameter is 1</w:t>
      </w:r>
      <w:r w:rsidR="00E56139" w:rsidRPr="00E56139">
        <w:rPr>
          <w:rFonts w:ascii="Arial" w:eastAsiaTheme="majorEastAsia" w:hAnsi="Arial" w:cs="Arial"/>
          <w:sz w:val="20"/>
          <w:szCs w:val="20"/>
          <w:lang w:val="en-US"/>
        </w:rPr>
        <w:t>.</w:t>
      </w:r>
    </w:p>
    <w:p w14:paraId="202AB962" w14:textId="2E6AA934" w:rsidR="00674DB2" w:rsidRPr="00F42FF7" w:rsidRDefault="00674DB2" w:rsidP="00DD2513">
      <w:pPr>
        <w:pStyle w:val="Ttulo4"/>
        <w:numPr>
          <w:ilvl w:val="3"/>
          <w:numId w:val="1"/>
        </w:numPr>
        <w:rPr>
          <w:lang w:val="en-US"/>
        </w:rPr>
      </w:pPr>
      <w:r w:rsidRPr="00F42FF7">
        <w:rPr>
          <w:lang w:val="en-US"/>
        </w:rPr>
        <w:t>Double Exponential</w:t>
      </w:r>
    </w:p>
    <w:p w14:paraId="6C3F3C87" w14:textId="3AA7F2D4" w:rsidR="00B055F9" w:rsidRPr="00F42FF7" w:rsidRDefault="00000000" w:rsidP="00DA785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d>
            <m:dPr>
              <m:ctrlPr>
                <w:rPr>
                  <w:rFonts w:ascii="Cambria Math" w:hAnsi="Cambria Math"/>
                  <w:lang w:val="en-US"/>
                </w:rPr>
              </m:ctrlPr>
            </m:dPr>
            <m:e>
              <m:r>
                <m:rPr>
                  <m:sty m:val="p"/>
                </m:rPr>
                <w:rPr>
                  <w:rFonts w:ascii="Cambria Math" w:hAnsi="Cambria Math"/>
                  <w:lang w:val="en-US"/>
                </w:rPr>
                <m:t>α</m:t>
              </m:r>
              <m:r>
                <w:rPr>
                  <w:rFonts w:ascii="Cambria Math" w:hAnsi="Cambria Math"/>
                  <w:lang w:val="en-US"/>
                </w:rPr>
                <m:t> </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lang w:val="en-US"/>
                        </w:rPr>
                        <m:t> </m:t>
                      </m:r>
                      <m:ctrlPr>
                        <w:rPr>
                          <w:rFonts w:ascii="Cambria Math" w:hAnsi="Cambria Math"/>
                          <w:i/>
                          <w:lang w:val="en-US"/>
                        </w:rPr>
                      </m:ctrlPr>
                    </m:den>
                  </m:f>
                </m:sup>
              </m:sSup>
              <m:r>
                <w:rPr>
                  <w:rFonts w:ascii="Cambria Math" w:hAnsi="Cambria Math"/>
                  <w:lang w:val="en-US"/>
                </w:rPr>
                <m:t>+</m:t>
              </m:r>
              <m:d>
                <m:dPr>
                  <m:ctrlPr>
                    <w:rPr>
                      <w:rFonts w:ascii="Cambria Math" w:hAnsi="Cambria Math"/>
                      <w:lang w:val="en-US"/>
                    </w:rPr>
                  </m:ctrlPr>
                </m:dPr>
                <m:e>
                  <m:r>
                    <w:rPr>
                      <w:rFonts w:ascii="Cambria Math" w:hAnsi="Cambria Math"/>
                      <w:lang w:val="en-US"/>
                    </w:rPr>
                    <m:t>1-</m:t>
                  </m:r>
                  <m:r>
                    <m:rPr>
                      <m:sty m:val="p"/>
                    </m:rP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1</m:t>
                          </m:r>
                        </m:sub>
                      </m:sSub>
                      <m:r>
                        <w:rPr>
                          <w:rFonts w:ascii="Cambria Math" w:hAnsi="Cambria Math"/>
                          <w:lang w:val="en-US"/>
                        </w:rPr>
                        <m:t> </m:t>
                      </m:r>
                      <m:ctrlPr>
                        <w:rPr>
                          <w:rFonts w:ascii="Cambria Math" w:hAnsi="Cambria Math"/>
                          <w:i/>
                          <w:lang w:val="en-US"/>
                        </w:rPr>
                      </m:ctrlPr>
                    </m:den>
                  </m:f>
                </m:sup>
              </m:sSup>
              <m:ctrlPr>
                <w:rPr>
                  <w:rFonts w:ascii="Cambria Math" w:hAnsi="Cambria Math"/>
                  <w:i/>
                  <w:lang w:val="en-US"/>
                </w:rPr>
              </m:ctrlPr>
            </m:e>
          </m:d>
        </m:oMath>
      </m:oMathPara>
    </w:p>
    <w:p w14:paraId="34A89C5C" w14:textId="2886F903" w:rsidR="006863D3" w:rsidRPr="00F42FF7" w:rsidRDefault="00EA607C" w:rsidP="00DA785E">
      <w:pPr>
        <w:rPr>
          <w:rFonts w:ascii="Arial" w:eastAsiaTheme="majorEastAsia" w:hAnsi="Arial" w:cs="Arial"/>
          <w:sz w:val="20"/>
          <w:szCs w:val="20"/>
          <w:lang w:val="en-US"/>
        </w:rPr>
      </w:pPr>
      <w:r w:rsidRPr="00F42FF7">
        <w:rPr>
          <w:rFonts w:ascii="Arial" w:eastAsiaTheme="majorEastAsia" w:hAnsi="Arial" w:cs="Arial"/>
          <w:sz w:val="20"/>
          <w:szCs w:val="20"/>
          <w:lang w:val="en-US"/>
        </w:rPr>
        <w:t xml:space="preserve">In some cases, the data may have more than one component, and the user may wish to separate the parameters of each. For these cases, a double exponential fit can be used. The default values are the same as those used in the exponential distribution; the default value for </w:t>
      </w:r>
      <m:oMath>
        <m:r>
          <m:rPr>
            <m:sty m:val="p"/>
          </m:rPr>
          <w:rPr>
            <w:rFonts w:ascii="Cambria Math" w:eastAsiaTheme="majorEastAsia" w:hAnsi="Cambria Math" w:cs="Arial"/>
            <w:sz w:val="20"/>
            <w:szCs w:val="20"/>
            <w:lang w:val="en-US"/>
          </w:rPr>
          <m:t>α</m:t>
        </m:r>
      </m:oMath>
      <w:r w:rsidRPr="00F42FF7">
        <w:rPr>
          <w:rFonts w:ascii="Arial" w:eastAsiaTheme="majorEastAsia" w:hAnsi="Arial" w:cs="Arial"/>
          <w:sz w:val="20"/>
          <w:szCs w:val="20"/>
          <w:lang w:val="en-US"/>
        </w:rPr>
        <w:t xml:space="preserve"> is 1, and the value for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1</m:t>
            </m:r>
          </m:sub>
        </m:sSub>
      </m:oMath>
      <w:r w:rsidR="0076581D" w:rsidRPr="00F42FF7">
        <w:rPr>
          <w:rFonts w:ascii="Arial" w:eastAsiaTheme="majorEastAsia" w:hAnsi="Arial" w:cs="Arial"/>
          <w:sz w:val="20"/>
          <w:szCs w:val="20"/>
          <w:lang w:val="en-US"/>
        </w:rPr>
        <w:t xml:space="preserve"> </w:t>
      </w:r>
      <w:r w:rsidRPr="00F42FF7">
        <w:rPr>
          <w:rFonts w:ascii="Arial" w:eastAsiaTheme="majorEastAsia" w:hAnsi="Arial" w:cs="Arial"/>
          <w:sz w:val="20"/>
          <w:szCs w:val="20"/>
          <w:lang w:val="en-US"/>
        </w:rPr>
        <w:t xml:space="preserve">is the same as </w:t>
      </w:r>
      <m:oMath>
        <m:sSub>
          <m:sSubPr>
            <m:ctrlPr>
              <w:rPr>
                <w:rFonts w:ascii="Cambria Math" w:eastAsiaTheme="majorEastAsia" w:hAnsi="Cambria Math" w:cs="Arial"/>
                <w:i/>
                <w:sz w:val="20"/>
                <w:szCs w:val="20"/>
                <w:lang w:val="en-US"/>
              </w:rPr>
            </m:ctrlPr>
          </m:sSubPr>
          <m:e>
            <m:r>
              <m:rPr>
                <m:sty m:val="p"/>
              </m:rPr>
              <w:rPr>
                <w:rFonts w:ascii="Cambria Math" w:eastAsiaTheme="majorEastAsia" w:hAnsi="Cambria Math" w:cs="Arial"/>
                <w:sz w:val="20"/>
                <w:szCs w:val="20"/>
                <w:lang w:val="en-US"/>
              </w:rPr>
              <m:t>τ</m:t>
            </m:r>
            <m:ctrlPr>
              <w:rPr>
                <w:rFonts w:ascii="Cambria Math" w:eastAsiaTheme="majorEastAsia" w:hAnsi="Cambria Math" w:cs="Arial"/>
                <w:sz w:val="20"/>
                <w:szCs w:val="20"/>
                <w:lang w:val="en-US"/>
              </w:rPr>
            </m:ctrlPr>
          </m:e>
          <m:sub>
            <m:r>
              <w:rPr>
                <w:rFonts w:ascii="Cambria Math" w:eastAsiaTheme="majorEastAsia" w:hAnsi="Cambria Math" w:cs="Arial"/>
                <w:sz w:val="20"/>
                <w:szCs w:val="20"/>
                <w:lang w:val="en-US"/>
              </w:rPr>
              <m:t>0</m:t>
            </m:r>
          </m:sub>
        </m:sSub>
      </m:oMath>
      <w:r w:rsidRPr="00F42FF7">
        <w:rPr>
          <w:rFonts w:ascii="Arial" w:eastAsiaTheme="majorEastAsia" w:hAnsi="Arial" w:cs="Arial"/>
          <w:sz w:val="20"/>
          <w:szCs w:val="20"/>
          <w:lang w:val="en-US"/>
        </w:rPr>
        <w:t>.</w:t>
      </w:r>
    </w:p>
    <w:p w14:paraId="7952F5E9" w14:textId="12E01280" w:rsidR="00EA607C" w:rsidRPr="00F42FF7" w:rsidRDefault="00EA607C" w:rsidP="00DD2513">
      <w:pPr>
        <w:pStyle w:val="Ttulo3"/>
        <w:numPr>
          <w:ilvl w:val="2"/>
          <w:numId w:val="1"/>
        </w:numPr>
        <w:rPr>
          <w:lang w:val="en-US"/>
        </w:rPr>
      </w:pPr>
      <w:bookmarkStart w:id="43" w:name="_Toc187834347"/>
      <w:r w:rsidRPr="00F42FF7">
        <w:rPr>
          <w:lang w:val="en-US"/>
        </w:rPr>
        <w:t>Save data and plots</w:t>
      </w:r>
      <w:bookmarkEnd w:id="43"/>
    </w:p>
    <w:p w14:paraId="4974F87A" w14:textId="6B278843" w:rsidR="0013342D" w:rsidRPr="00F42FF7" w:rsidRDefault="0013342D" w:rsidP="00EA607C">
      <w:pPr>
        <w:rPr>
          <w:rFonts w:ascii="Arial" w:hAnsi="Arial" w:cs="Arial"/>
          <w:sz w:val="20"/>
          <w:szCs w:val="20"/>
          <w:lang w:val="en-US"/>
        </w:rPr>
      </w:pPr>
      <w:r w:rsidRPr="00F42FF7">
        <w:rPr>
          <w:rFonts w:ascii="Arial" w:hAnsi="Arial" w:cs="Arial"/>
          <w:sz w:val="20"/>
          <w:szCs w:val="20"/>
          <w:lang w:val="en-US"/>
        </w:rPr>
        <w:t xml:space="preserve">Like the histogram functionality, the user has the option to save both the data and the image. If the user clicks the </w:t>
      </w:r>
      <w:r w:rsidRPr="00F42FF7">
        <w:rPr>
          <w:rFonts w:ascii="Arial" w:hAnsi="Arial" w:cs="Arial"/>
          <w:b/>
          <w:bCs/>
          <w:sz w:val="20"/>
          <w:szCs w:val="20"/>
          <w:lang w:val="en-US"/>
        </w:rPr>
        <w:t>Save Data File</w:t>
      </w:r>
      <w:r w:rsidRPr="00F42FF7">
        <w:rPr>
          <w:rFonts w:ascii="Arial" w:hAnsi="Arial" w:cs="Arial"/>
          <w:sz w:val="20"/>
          <w:szCs w:val="20"/>
          <w:lang w:val="en-US"/>
        </w:rPr>
        <w:t xml:space="preserve"> button ( </w:t>
      </w:r>
      <w:r w:rsidRPr="00F42FF7">
        <w:rPr>
          <w:rFonts w:ascii="Arial" w:hAnsi="Arial" w:cs="Arial"/>
          <w:noProof/>
          <w:sz w:val="20"/>
          <w:szCs w:val="20"/>
          <w:lang w:val="en-US"/>
        </w:rPr>
        <w:drawing>
          <wp:inline distT="0" distB="0" distL="0" distR="0" wp14:anchorId="4880AE7C" wp14:editId="5F02A2C1">
            <wp:extent cx="626978" cy="117558"/>
            <wp:effectExtent l="0" t="0" r="1905" b="0"/>
            <wp:docPr id="138871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8181" name=""/>
                    <pic:cNvPicPr/>
                  </pic:nvPicPr>
                  <pic:blipFill>
                    <a:blip r:embed="rId69"/>
                    <a:stretch>
                      <a:fillRect/>
                    </a:stretch>
                  </pic:blipFill>
                  <pic:spPr>
                    <a:xfrm>
                      <a:off x="0" y="0"/>
                      <a:ext cx="652489" cy="122341"/>
                    </a:xfrm>
                    <a:prstGeom prst="rect">
                      <a:avLst/>
                    </a:prstGeom>
                  </pic:spPr>
                </pic:pic>
              </a:graphicData>
            </a:graphic>
          </wp:inline>
        </w:drawing>
      </w:r>
      <w:r w:rsidRPr="00F42FF7">
        <w:rPr>
          <w:rFonts w:ascii="Arial" w:hAnsi="Arial" w:cs="Arial"/>
          <w:sz w:val="20"/>
          <w:szCs w:val="20"/>
          <w:lang w:val="en-US"/>
        </w:rPr>
        <w:t xml:space="preserve">), a window will appear to select the desired format for saving the data. The user can choose between txt, csv, or </w:t>
      </w:r>
      <w:proofErr w:type="spellStart"/>
      <w:r w:rsidRPr="00F42FF7">
        <w:rPr>
          <w:rFonts w:ascii="Arial" w:hAnsi="Arial" w:cs="Arial"/>
          <w:sz w:val="20"/>
          <w:szCs w:val="20"/>
          <w:lang w:val="en-US"/>
        </w:rPr>
        <w:t>dat</w:t>
      </w:r>
      <w:proofErr w:type="spellEnd"/>
      <w:r w:rsidRPr="00F42FF7">
        <w:rPr>
          <w:rFonts w:ascii="Arial" w:hAnsi="Arial" w:cs="Arial"/>
          <w:sz w:val="20"/>
          <w:szCs w:val="20"/>
          <w:lang w:val="en-US"/>
        </w:rPr>
        <w:t xml:space="preserve"> formats.</w:t>
      </w:r>
    </w:p>
    <w:p w14:paraId="00511AE1" w14:textId="31572C7F" w:rsidR="00CD332F" w:rsidRPr="00F42FF7" w:rsidRDefault="00CD332F" w:rsidP="00CD332F">
      <w:pPr>
        <w:jc w:val="center"/>
        <w:rPr>
          <w:lang w:val="en-US"/>
        </w:rPr>
      </w:pPr>
      <w:r w:rsidRPr="00F42FF7">
        <w:rPr>
          <w:noProof/>
          <w:lang w:val="en-US"/>
        </w:rPr>
        <w:drawing>
          <wp:inline distT="0" distB="0" distL="0" distR="0" wp14:anchorId="7852D295" wp14:editId="032ABB01">
            <wp:extent cx="2676525" cy="1252496"/>
            <wp:effectExtent l="0" t="0" r="0" b="5080"/>
            <wp:docPr id="15463978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7814" name="Imagen 1" descr="Interfaz de usuario gráfica, Aplicación&#10;&#10;Descripción generada automáticamente"/>
                    <pic:cNvPicPr/>
                  </pic:nvPicPr>
                  <pic:blipFill rotWithShape="1">
                    <a:blip r:embed="rId70"/>
                    <a:srcRect t="1869" b="1"/>
                    <a:stretch/>
                  </pic:blipFill>
                  <pic:spPr bwMode="auto">
                    <a:xfrm>
                      <a:off x="0" y="0"/>
                      <a:ext cx="2676899" cy="1252671"/>
                    </a:xfrm>
                    <a:prstGeom prst="rect">
                      <a:avLst/>
                    </a:prstGeom>
                    <a:ln>
                      <a:noFill/>
                    </a:ln>
                    <a:extLst>
                      <a:ext uri="{53640926-AAD7-44D8-BBD7-CCE9431645EC}">
                        <a14:shadowObscured xmlns:a14="http://schemas.microsoft.com/office/drawing/2010/main"/>
                      </a:ext>
                    </a:extLst>
                  </pic:spPr>
                </pic:pic>
              </a:graphicData>
            </a:graphic>
          </wp:inline>
        </w:drawing>
      </w:r>
    </w:p>
    <w:p w14:paraId="7AF59475" w14:textId="375DD32A" w:rsidR="0013342D" w:rsidRPr="00F42FF7" w:rsidRDefault="0013342D" w:rsidP="00CD332F">
      <w:pPr>
        <w:rPr>
          <w:rFonts w:ascii="Arial" w:hAnsi="Arial" w:cs="Arial"/>
          <w:sz w:val="20"/>
          <w:szCs w:val="20"/>
          <w:lang w:val="en-US"/>
        </w:rPr>
      </w:pPr>
      <w:r w:rsidRPr="00F42FF7">
        <w:rPr>
          <w:rFonts w:ascii="Arial" w:hAnsi="Arial" w:cs="Arial"/>
          <w:sz w:val="20"/>
          <w:szCs w:val="20"/>
          <w:lang w:val="en-US"/>
        </w:rPr>
        <w:t xml:space="preserve">If the user clicks the </w:t>
      </w:r>
      <w:r w:rsidRPr="00F42FF7">
        <w:rPr>
          <w:rFonts w:ascii="Arial" w:hAnsi="Arial" w:cs="Arial"/>
          <w:b/>
          <w:bCs/>
          <w:sz w:val="20"/>
          <w:szCs w:val="20"/>
          <w:lang w:val="en-US"/>
        </w:rPr>
        <w:t>Accept</w:t>
      </w:r>
      <w:r w:rsidRPr="00F42FF7">
        <w:rPr>
          <w:rFonts w:ascii="Arial" w:hAnsi="Arial" w:cs="Arial"/>
          <w:sz w:val="20"/>
          <w:szCs w:val="20"/>
          <w:lang w:val="en-US"/>
        </w:rPr>
        <w:t xml:space="preserve"> button (</w:t>
      </w:r>
      <w:r w:rsidRPr="00F42FF7">
        <w:rPr>
          <w:rFonts w:ascii="Arial" w:hAnsi="Arial" w:cs="Arial"/>
          <w:noProof/>
          <w:sz w:val="20"/>
          <w:szCs w:val="20"/>
          <w:lang w:val="en-US"/>
        </w:rPr>
        <w:drawing>
          <wp:inline distT="0" distB="0" distL="0" distR="0" wp14:anchorId="257ABEE9" wp14:editId="1954D6A1">
            <wp:extent cx="1428447" cy="122758"/>
            <wp:effectExtent l="0" t="0" r="635" b="0"/>
            <wp:docPr id="1791657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35" name=""/>
                    <pic:cNvPicPr/>
                  </pic:nvPicPr>
                  <pic:blipFill>
                    <a:blip r:embed="rId71"/>
                    <a:stretch>
                      <a:fillRect/>
                    </a:stretch>
                  </pic:blipFill>
                  <pic:spPr>
                    <a:xfrm>
                      <a:off x="0" y="0"/>
                      <a:ext cx="1448133" cy="124450"/>
                    </a:xfrm>
                    <a:prstGeom prst="rect">
                      <a:avLst/>
                    </a:prstGeom>
                  </pic:spPr>
                </pic:pic>
              </a:graphicData>
            </a:graphic>
          </wp:inline>
        </w:drawing>
      </w:r>
      <w:r w:rsidRPr="00F42FF7">
        <w:rPr>
          <w:rFonts w:ascii="Arial" w:hAnsi="Arial" w:cs="Arial"/>
          <w:sz w:val="20"/>
          <w:szCs w:val="20"/>
          <w:lang w:val="en-US"/>
        </w:rPr>
        <w:t xml:space="preserve"> ), a window will appear confirming that the file has been successfully saved and displaying the path where it was stored.</w:t>
      </w:r>
    </w:p>
    <w:p w14:paraId="3BD44D1E" w14:textId="6333AD27" w:rsidR="00CD332F" w:rsidRPr="00F42FF7" w:rsidRDefault="00CD332F" w:rsidP="00CD332F">
      <w:pPr>
        <w:jc w:val="center"/>
        <w:rPr>
          <w:lang w:val="en-US"/>
        </w:rPr>
      </w:pPr>
      <w:r w:rsidRPr="00F42FF7">
        <w:rPr>
          <w:noProof/>
          <w:lang w:val="en-US"/>
        </w:rPr>
        <w:lastRenderedPageBreak/>
        <w:drawing>
          <wp:inline distT="0" distB="0" distL="0" distR="0" wp14:anchorId="5086A767" wp14:editId="66BA99FB">
            <wp:extent cx="3248478" cy="1476581"/>
            <wp:effectExtent l="0" t="0" r="9525" b="9525"/>
            <wp:docPr id="814235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5170" name="Imagen 1" descr="Interfaz de usuario gráfica, Texto, Aplicación&#10;&#10;Descripción generada automáticamente"/>
                    <pic:cNvPicPr/>
                  </pic:nvPicPr>
                  <pic:blipFill>
                    <a:blip r:embed="rId72"/>
                    <a:stretch>
                      <a:fillRect/>
                    </a:stretch>
                  </pic:blipFill>
                  <pic:spPr>
                    <a:xfrm>
                      <a:off x="0" y="0"/>
                      <a:ext cx="3248478" cy="1476581"/>
                    </a:xfrm>
                    <a:prstGeom prst="rect">
                      <a:avLst/>
                    </a:prstGeom>
                  </pic:spPr>
                </pic:pic>
              </a:graphicData>
            </a:graphic>
          </wp:inline>
        </w:drawing>
      </w:r>
    </w:p>
    <w:p w14:paraId="6551D67C" w14:textId="77777777" w:rsidR="0013342D" w:rsidRPr="00F42FF7" w:rsidRDefault="0013342D" w:rsidP="0013342D">
      <w:pPr>
        <w:rPr>
          <w:lang w:val="en-US"/>
        </w:rPr>
      </w:pPr>
    </w:p>
    <w:p w14:paraId="65B4B7BD" w14:textId="192194C5" w:rsidR="0013342D" w:rsidRPr="00F42FF7" w:rsidRDefault="0013342D" w:rsidP="00CD332F">
      <w:pPr>
        <w:rPr>
          <w:rFonts w:ascii="Arial" w:hAnsi="Arial" w:cs="Arial"/>
          <w:sz w:val="20"/>
          <w:szCs w:val="20"/>
          <w:lang w:val="en-US"/>
        </w:rPr>
      </w:pPr>
      <w:r w:rsidRPr="00F42FF7">
        <w:rPr>
          <w:rFonts w:ascii="Arial" w:hAnsi="Arial" w:cs="Arial"/>
          <w:sz w:val="20"/>
          <w:szCs w:val="20"/>
          <w:lang w:val="en-US"/>
        </w:rPr>
        <w:t>If the user</w:t>
      </w:r>
      <w:r w:rsidR="008C3F91" w:rsidRPr="00F42FF7">
        <w:rPr>
          <w:rFonts w:ascii="Arial" w:hAnsi="Arial" w:cs="Arial"/>
          <w:sz w:val="20"/>
          <w:szCs w:val="20"/>
          <w:lang w:val="en-US"/>
        </w:rPr>
        <w:t>s</w:t>
      </w:r>
      <w:r w:rsidRPr="00F42FF7">
        <w:rPr>
          <w:rFonts w:ascii="Arial" w:hAnsi="Arial" w:cs="Arial"/>
          <w:sz w:val="20"/>
          <w:szCs w:val="20"/>
          <w:lang w:val="en-US"/>
        </w:rPr>
        <w:t xml:space="preserve"> click </w:t>
      </w:r>
      <w:r w:rsidRPr="00F42FF7">
        <w:rPr>
          <w:rFonts w:ascii="Arial" w:hAnsi="Arial" w:cs="Arial"/>
          <w:b/>
          <w:bCs/>
          <w:sz w:val="20"/>
          <w:szCs w:val="20"/>
          <w:lang w:val="en-US"/>
        </w:rPr>
        <w:t>Save Plot</w:t>
      </w:r>
      <w:r w:rsidRPr="00F42FF7">
        <w:rPr>
          <w:rFonts w:ascii="Arial" w:hAnsi="Arial" w:cs="Arial"/>
          <w:sz w:val="20"/>
          <w:szCs w:val="20"/>
          <w:lang w:val="en-US"/>
        </w:rPr>
        <w:t xml:space="preserve"> (</w:t>
      </w:r>
      <w:r w:rsidRPr="00F42FF7">
        <w:rPr>
          <w:rFonts w:ascii="Arial" w:hAnsi="Arial" w:cs="Arial"/>
          <w:noProof/>
          <w:sz w:val="20"/>
          <w:szCs w:val="20"/>
          <w:lang w:val="en-US"/>
        </w:rPr>
        <w:drawing>
          <wp:inline distT="0" distB="0" distL="0" distR="0" wp14:anchorId="68B4411C" wp14:editId="1FB22B92">
            <wp:extent cx="613789" cy="118253"/>
            <wp:effectExtent l="0" t="0" r="0" b="0"/>
            <wp:docPr id="23454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0682" name=""/>
                    <pic:cNvPicPr/>
                  </pic:nvPicPr>
                  <pic:blipFill>
                    <a:blip r:embed="rId73"/>
                    <a:stretch>
                      <a:fillRect/>
                    </a:stretch>
                  </pic:blipFill>
                  <pic:spPr>
                    <a:xfrm>
                      <a:off x="0" y="0"/>
                      <a:ext cx="642865" cy="123855"/>
                    </a:xfrm>
                    <a:prstGeom prst="rect">
                      <a:avLst/>
                    </a:prstGeom>
                  </pic:spPr>
                </pic:pic>
              </a:graphicData>
            </a:graphic>
          </wp:inline>
        </w:drawing>
      </w:r>
      <w:r w:rsidRPr="00F42FF7">
        <w:rPr>
          <w:rFonts w:ascii="Arial" w:hAnsi="Arial" w:cs="Arial"/>
          <w:sz w:val="20"/>
          <w:szCs w:val="20"/>
          <w:lang w:val="en-US"/>
        </w:rPr>
        <w:t xml:space="preserve"> ), they can choose from three formats: PNG, TIFF, and JPG. Upon clicking the </w:t>
      </w:r>
      <w:r w:rsidRPr="00F42FF7">
        <w:rPr>
          <w:rFonts w:ascii="Arial" w:hAnsi="Arial" w:cs="Arial"/>
          <w:b/>
          <w:bCs/>
          <w:sz w:val="20"/>
          <w:szCs w:val="20"/>
          <w:lang w:val="en-US"/>
        </w:rPr>
        <w:t>Accept</w:t>
      </w:r>
      <w:r w:rsidRPr="00F42FF7">
        <w:rPr>
          <w:rFonts w:ascii="Arial" w:hAnsi="Arial" w:cs="Arial"/>
          <w:sz w:val="20"/>
          <w:szCs w:val="20"/>
          <w:lang w:val="en-US"/>
        </w:rPr>
        <w:t xml:space="preserve"> button, a window will confirm that the file has been successfully saved and display the path where it was stored.</w:t>
      </w:r>
    </w:p>
    <w:p w14:paraId="568A11DB" w14:textId="2587139A" w:rsidR="0013342D" w:rsidRPr="00F42FF7" w:rsidRDefault="0013342D" w:rsidP="00FF3B18">
      <w:pPr>
        <w:jc w:val="center"/>
        <w:rPr>
          <w:lang w:val="en-US"/>
        </w:rPr>
      </w:pPr>
      <w:r w:rsidRPr="00F42FF7">
        <w:rPr>
          <w:noProof/>
          <w:lang w:val="en-US"/>
        </w:rPr>
        <w:drawing>
          <wp:inline distT="0" distB="0" distL="0" distR="0" wp14:anchorId="75EAAE2C" wp14:editId="113E3D69">
            <wp:extent cx="2943636" cy="1495634"/>
            <wp:effectExtent l="0" t="0" r="9525" b="9525"/>
            <wp:docPr id="1323202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02902" name="Imagen 1" descr="Interfaz de usuario gráfica, Texto, Aplicación&#10;&#10;Descripción generada automáticamente"/>
                    <pic:cNvPicPr/>
                  </pic:nvPicPr>
                  <pic:blipFill>
                    <a:blip r:embed="rId74"/>
                    <a:stretch>
                      <a:fillRect/>
                    </a:stretch>
                  </pic:blipFill>
                  <pic:spPr>
                    <a:xfrm>
                      <a:off x="0" y="0"/>
                      <a:ext cx="2943636" cy="1495634"/>
                    </a:xfrm>
                    <a:prstGeom prst="rect">
                      <a:avLst/>
                    </a:prstGeom>
                  </pic:spPr>
                </pic:pic>
              </a:graphicData>
            </a:graphic>
          </wp:inline>
        </w:drawing>
      </w:r>
    </w:p>
    <w:p w14:paraId="75A5101C" w14:textId="1C735843" w:rsidR="0013342D" w:rsidRPr="00F42FF7" w:rsidRDefault="0013342D" w:rsidP="0013342D">
      <w:pPr>
        <w:rPr>
          <w:rFonts w:ascii="Arial" w:hAnsi="Arial" w:cs="Arial"/>
          <w:sz w:val="20"/>
          <w:szCs w:val="20"/>
          <w:lang w:val="en-US"/>
        </w:rPr>
      </w:pPr>
      <w:r w:rsidRPr="00F42FF7">
        <w:rPr>
          <w:rFonts w:ascii="Arial" w:hAnsi="Arial" w:cs="Arial"/>
          <w:sz w:val="20"/>
          <w:szCs w:val="20"/>
          <w:lang w:val="en-US"/>
        </w:rPr>
        <w:t>If an adjustment is applied, both the image and the text data will include the equation of the adjustment made, along with the calculated</w:t>
      </w:r>
      <w:r w:rsidR="00165791" w:rsidRPr="00F42FF7">
        <w:rPr>
          <w:rFonts w:ascii="Arial" w:hAnsi="Arial" w:cs="Arial"/>
          <w:sz w:val="20"/>
          <w:szCs w:val="20"/>
          <w:lang w:val="en-US"/>
        </w:rPr>
        <w:t xml:space="preserve"> fitting</w:t>
      </w:r>
      <w:r w:rsidRPr="00F42FF7">
        <w:rPr>
          <w:rFonts w:ascii="Arial" w:hAnsi="Arial" w:cs="Arial"/>
          <w:sz w:val="20"/>
          <w:szCs w:val="20"/>
          <w:lang w:val="en-US"/>
        </w:rPr>
        <w:t xml:space="preserve"> parameters.</w:t>
      </w:r>
    </w:p>
    <w:p w14:paraId="093CC4EB" w14:textId="54F8AACB" w:rsidR="0013342D" w:rsidRPr="00F42FF7" w:rsidRDefault="0013342D" w:rsidP="0013342D">
      <w:pPr>
        <w:jc w:val="center"/>
        <w:rPr>
          <w:lang w:val="en-US"/>
        </w:rPr>
      </w:pPr>
      <w:r w:rsidRPr="00F42FF7">
        <w:rPr>
          <w:noProof/>
          <w:lang w:val="en-US"/>
        </w:rPr>
        <w:drawing>
          <wp:inline distT="0" distB="0" distL="0" distR="0" wp14:anchorId="62BD0BDB" wp14:editId="1BC68F8E">
            <wp:extent cx="2465816" cy="3365202"/>
            <wp:effectExtent l="0" t="0" r="0" b="6985"/>
            <wp:docPr id="20996295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29595" name="Imagen 1" descr="Tabla&#10;&#10;Descripción generada automáticamente"/>
                    <pic:cNvPicPr/>
                  </pic:nvPicPr>
                  <pic:blipFill>
                    <a:blip r:embed="rId75"/>
                    <a:stretch>
                      <a:fillRect/>
                    </a:stretch>
                  </pic:blipFill>
                  <pic:spPr>
                    <a:xfrm>
                      <a:off x="0" y="0"/>
                      <a:ext cx="2472850" cy="3374802"/>
                    </a:xfrm>
                    <a:prstGeom prst="rect">
                      <a:avLst/>
                    </a:prstGeom>
                  </pic:spPr>
                </pic:pic>
              </a:graphicData>
            </a:graphic>
          </wp:inline>
        </w:drawing>
      </w:r>
    </w:p>
    <w:p w14:paraId="2E5EA1E1" w14:textId="4A07C679" w:rsidR="00EA607C" w:rsidRPr="00F42FF7" w:rsidRDefault="0013342D" w:rsidP="00FF3B18">
      <w:pPr>
        <w:jc w:val="center"/>
        <w:rPr>
          <w:lang w:val="en-US"/>
        </w:rPr>
      </w:pPr>
      <w:r w:rsidRPr="00F42FF7">
        <w:rPr>
          <w:noProof/>
          <w:lang w:val="en-US"/>
        </w:rPr>
        <w:lastRenderedPageBreak/>
        <w:drawing>
          <wp:inline distT="0" distB="0" distL="0" distR="0" wp14:anchorId="1AD842D0" wp14:editId="2B7E0D15">
            <wp:extent cx="4872658" cy="3661385"/>
            <wp:effectExtent l="0" t="0" r="4445" b="0"/>
            <wp:docPr id="11380620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2008" name="Imagen 1" descr="Gráfico, Histograma&#10;&#10;Descripción generada automáticamente"/>
                    <pic:cNvPicPr/>
                  </pic:nvPicPr>
                  <pic:blipFill>
                    <a:blip r:embed="rId76"/>
                    <a:stretch>
                      <a:fillRect/>
                    </a:stretch>
                  </pic:blipFill>
                  <pic:spPr>
                    <a:xfrm>
                      <a:off x="0" y="0"/>
                      <a:ext cx="4875757" cy="3663713"/>
                    </a:xfrm>
                    <a:prstGeom prst="rect">
                      <a:avLst/>
                    </a:prstGeom>
                  </pic:spPr>
                </pic:pic>
              </a:graphicData>
            </a:graphic>
          </wp:inline>
        </w:drawing>
      </w:r>
    </w:p>
    <w:p w14:paraId="205C25E7" w14:textId="77777777" w:rsidR="002B286D" w:rsidRPr="00F42FF7" w:rsidRDefault="002B286D" w:rsidP="00DA785E">
      <w:pPr>
        <w:rPr>
          <w:rFonts w:ascii="Arial" w:eastAsiaTheme="majorEastAsia" w:hAnsi="Arial" w:cs="Arial"/>
          <w:lang w:val="en-US"/>
        </w:rPr>
      </w:pPr>
    </w:p>
    <w:p w14:paraId="3C2D4F63" w14:textId="550B1F51" w:rsidR="002B286D" w:rsidRPr="00F42FF7" w:rsidRDefault="002B286D" w:rsidP="00DD2513">
      <w:pPr>
        <w:pStyle w:val="Ttulo1"/>
        <w:numPr>
          <w:ilvl w:val="0"/>
          <w:numId w:val="1"/>
        </w:numPr>
        <w:rPr>
          <w:lang w:val="en-US"/>
        </w:rPr>
      </w:pPr>
      <w:bookmarkStart w:id="44" w:name="_Toc187834348"/>
      <w:bookmarkStart w:id="45" w:name="_Toc186930452"/>
      <w:r w:rsidRPr="00F42FF7">
        <w:rPr>
          <w:lang w:val="en-US"/>
        </w:rPr>
        <w:t>Technical documentation</w:t>
      </w:r>
      <w:bookmarkEnd w:id="44"/>
    </w:p>
    <w:p w14:paraId="080C5668" w14:textId="3DC7F89C" w:rsidR="002B286D" w:rsidRPr="00F42FF7" w:rsidRDefault="002B286D" w:rsidP="002B286D">
      <w:pPr>
        <w:rPr>
          <w:rFonts w:ascii="Arial" w:hAnsi="Arial" w:cs="Arial"/>
          <w:sz w:val="20"/>
          <w:szCs w:val="20"/>
          <w:lang w:val="en-US"/>
        </w:rPr>
      </w:pP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Software is open source, allowing access to the software's source code and developer documentation through the GitHub platform. It also provides a guide to the code and the creation of respective installers for each operating system.</w:t>
      </w:r>
    </w:p>
    <w:p w14:paraId="1E86C8D0" w14:textId="39E02BAA" w:rsidR="002B286D" w:rsidRPr="00F42FF7" w:rsidRDefault="003319C3" w:rsidP="002B286D">
      <w:pPr>
        <w:rPr>
          <w:rFonts w:ascii="Arial" w:hAnsi="Arial" w:cs="Arial"/>
          <w:sz w:val="20"/>
          <w:szCs w:val="20"/>
          <w:lang w:val="en-US"/>
        </w:rPr>
      </w:pPr>
      <w:hyperlink r:id="rId77" w:history="1">
        <w:r w:rsidRPr="00F42FF7">
          <w:rPr>
            <w:rStyle w:val="Hipervnculo"/>
            <w:rFonts w:ascii="Arial" w:hAnsi="Arial" w:cs="Arial"/>
            <w:sz w:val="20"/>
            <w:szCs w:val="20"/>
            <w:lang w:val="en-US"/>
          </w:rPr>
          <w:t>https://github.com/Tausand-dev/TempicoSoftware</w:t>
        </w:r>
      </w:hyperlink>
    </w:p>
    <w:p w14:paraId="003C2EA2" w14:textId="2DC45BA3" w:rsidR="003319C3" w:rsidRPr="00F42FF7" w:rsidRDefault="003319C3" w:rsidP="00DD2513">
      <w:pPr>
        <w:pStyle w:val="Ttulo1"/>
        <w:numPr>
          <w:ilvl w:val="0"/>
          <w:numId w:val="1"/>
        </w:numPr>
        <w:rPr>
          <w:lang w:val="en-US"/>
        </w:rPr>
      </w:pPr>
      <w:bookmarkStart w:id="46" w:name="_Toc187834349"/>
      <w:r w:rsidRPr="00F42FF7">
        <w:rPr>
          <w:lang w:val="en-US"/>
        </w:rPr>
        <w:t>Drivers</w:t>
      </w:r>
      <w:bookmarkEnd w:id="46"/>
    </w:p>
    <w:p w14:paraId="473D0C85" w14:textId="47C3D3B2" w:rsidR="002B286D" w:rsidRPr="00F42FF7" w:rsidRDefault="003319C3" w:rsidP="002B286D">
      <w:pPr>
        <w:rPr>
          <w:rFonts w:ascii="Arial" w:hAnsi="Arial" w:cs="Arial"/>
          <w:sz w:val="20"/>
          <w:szCs w:val="20"/>
          <w:lang w:val="en-US"/>
        </w:rPr>
      </w:pPr>
      <w:r w:rsidRPr="00F42FF7">
        <w:rPr>
          <w:rFonts w:ascii="Arial" w:hAnsi="Arial" w:cs="Arial"/>
          <w:sz w:val="20"/>
          <w:szCs w:val="20"/>
          <w:lang w:val="en-US"/>
        </w:rPr>
        <w:t xml:space="preserve">Your computer may automatically download and install from the Internet the required drivers once you connect your </w:t>
      </w:r>
      <w:proofErr w:type="spellStart"/>
      <w:r w:rsidRPr="00F42FF7">
        <w:rPr>
          <w:rFonts w:ascii="Arial" w:hAnsi="Arial" w:cs="Arial"/>
          <w:sz w:val="20"/>
          <w:szCs w:val="20"/>
          <w:lang w:val="en-US"/>
        </w:rPr>
        <w:t>Tausand</w:t>
      </w:r>
      <w:proofErr w:type="spellEnd"/>
      <w:r w:rsidRPr="00F42FF7">
        <w:rPr>
          <w:rFonts w:ascii="Arial" w:hAnsi="Arial" w:cs="Arial"/>
          <w:sz w:val="20"/>
          <w:szCs w:val="20"/>
          <w:lang w:val="en-US"/>
        </w:rPr>
        <w:t xml:space="preserve"> </w:t>
      </w:r>
      <w:proofErr w:type="spellStart"/>
      <w:r w:rsidRPr="00F42FF7">
        <w:rPr>
          <w:rFonts w:ascii="Arial" w:hAnsi="Arial" w:cs="Arial"/>
          <w:sz w:val="20"/>
          <w:szCs w:val="20"/>
          <w:lang w:val="en-US"/>
        </w:rPr>
        <w:t>Tempico</w:t>
      </w:r>
      <w:proofErr w:type="spellEnd"/>
      <w:r w:rsidRPr="00F42FF7">
        <w:rPr>
          <w:rFonts w:ascii="Arial" w:hAnsi="Arial" w:cs="Arial"/>
          <w:sz w:val="20"/>
          <w:szCs w:val="20"/>
          <w:lang w:val="en-US"/>
        </w:rPr>
        <w:t xml:space="preserve"> device to a USB port. If you require to install them manually, they are available at </w:t>
      </w:r>
      <w:hyperlink r:id="rId78" w:history="1">
        <w:r w:rsidRPr="00F42FF7">
          <w:rPr>
            <w:rStyle w:val="Hipervnculo"/>
            <w:rFonts w:ascii="Arial" w:hAnsi="Arial" w:cs="Arial"/>
            <w:sz w:val="20"/>
            <w:szCs w:val="20"/>
            <w:lang w:val="en-US"/>
          </w:rPr>
          <w:t>https://www.tausand.com/downloads</w:t>
        </w:r>
      </w:hyperlink>
      <w:r w:rsidRPr="00F42FF7">
        <w:rPr>
          <w:rFonts w:ascii="Arial" w:hAnsi="Arial" w:cs="Arial"/>
          <w:sz w:val="20"/>
          <w:szCs w:val="20"/>
          <w:lang w:val="en-US"/>
        </w:rPr>
        <w:t>.</w:t>
      </w:r>
    </w:p>
    <w:p w14:paraId="68BF9C55" w14:textId="77777777" w:rsidR="003319C3" w:rsidRPr="00F42FF7" w:rsidRDefault="003319C3" w:rsidP="002B286D">
      <w:pPr>
        <w:rPr>
          <w:rFonts w:ascii="Arial" w:hAnsi="Arial" w:cs="Arial"/>
          <w:sz w:val="20"/>
          <w:szCs w:val="20"/>
          <w:u w:val="single"/>
          <w:lang w:val="en-US"/>
        </w:rPr>
      </w:pPr>
    </w:p>
    <w:p w14:paraId="0552C744" w14:textId="6260F1E8" w:rsidR="002B286D" w:rsidRPr="00F42FF7" w:rsidRDefault="002B286D" w:rsidP="00DD2513">
      <w:pPr>
        <w:pStyle w:val="Ttulo1"/>
        <w:numPr>
          <w:ilvl w:val="0"/>
          <w:numId w:val="1"/>
        </w:numPr>
        <w:rPr>
          <w:lang w:val="en-US"/>
        </w:rPr>
      </w:pPr>
      <w:bookmarkStart w:id="47" w:name="_Toc187834350"/>
      <w:r w:rsidRPr="00F42FF7">
        <w:rPr>
          <w:lang w:val="en-US"/>
        </w:rPr>
        <w:t>Technical support</w:t>
      </w:r>
      <w:bookmarkEnd w:id="45"/>
      <w:bookmarkEnd w:id="47"/>
    </w:p>
    <w:p w14:paraId="53B32FA1" w14:textId="77777777" w:rsidR="002B286D" w:rsidRPr="00F42FF7" w:rsidRDefault="002B286D" w:rsidP="002B286D">
      <w:pPr>
        <w:rPr>
          <w:rFonts w:ascii="Arial" w:hAnsi="Arial" w:cs="Arial"/>
          <w:sz w:val="20"/>
          <w:szCs w:val="20"/>
          <w:lang w:val="en-US"/>
        </w:rPr>
      </w:pPr>
      <w:r w:rsidRPr="00F42FF7">
        <w:rPr>
          <w:rFonts w:ascii="Arial" w:hAnsi="Arial" w:cs="Arial"/>
          <w:sz w:val="20"/>
          <w:szCs w:val="20"/>
          <w:lang w:val="en-US"/>
        </w:rPr>
        <w:t xml:space="preserve">For technical support, contact us at </w:t>
      </w:r>
      <w:hyperlink r:id="rId79" w:history="1">
        <w:r w:rsidRPr="00F42FF7">
          <w:rPr>
            <w:rStyle w:val="Hipervnculo"/>
            <w:rFonts w:ascii="Arial" w:hAnsi="Arial" w:cs="Arial"/>
            <w:sz w:val="20"/>
            <w:szCs w:val="20"/>
            <w:lang w:val="en-US"/>
          </w:rPr>
          <w:t>support@tausand.com</w:t>
        </w:r>
      </w:hyperlink>
      <w:r w:rsidRPr="00F42FF7">
        <w:rPr>
          <w:rFonts w:ascii="Arial" w:hAnsi="Arial" w:cs="Arial"/>
          <w:sz w:val="20"/>
          <w:szCs w:val="20"/>
          <w:lang w:val="en-US"/>
        </w:rPr>
        <w:t>.</w:t>
      </w:r>
    </w:p>
    <w:p w14:paraId="1C37089C" w14:textId="77777777" w:rsidR="002B286D" w:rsidRPr="00F42FF7" w:rsidRDefault="002B286D" w:rsidP="002B286D">
      <w:pPr>
        <w:rPr>
          <w:rFonts w:ascii="Arial" w:hAnsi="Arial" w:cs="Arial"/>
          <w:sz w:val="20"/>
          <w:szCs w:val="20"/>
          <w:lang w:val="en-US"/>
        </w:rPr>
      </w:pPr>
      <w:r w:rsidRPr="00F42FF7">
        <w:rPr>
          <w:rFonts w:ascii="Arial" w:hAnsi="Arial" w:cs="Arial"/>
          <w:sz w:val="20"/>
          <w:szCs w:val="20"/>
          <w:lang w:val="en-US"/>
        </w:rPr>
        <w:t>Visit our website to check for the latest documentation and software releases.</w:t>
      </w:r>
    </w:p>
    <w:p w14:paraId="06520957" w14:textId="77777777" w:rsidR="002B286D" w:rsidRDefault="002B286D" w:rsidP="002B286D">
      <w:pPr>
        <w:rPr>
          <w:rFonts w:ascii="Arial" w:hAnsi="Arial" w:cs="Arial"/>
          <w:sz w:val="20"/>
          <w:szCs w:val="20"/>
          <w:lang w:val="en-US"/>
        </w:rPr>
      </w:pPr>
      <w:hyperlink r:id="rId80" w:history="1">
        <w:r w:rsidRPr="00F42FF7">
          <w:rPr>
            <w:rStyle w:val="Hipervnculo"/>
            <w:rFonts w:ascii="Arial" w:hAnsi="Arial" w:cs="Arial"/>
            <w:sz w:val="20"/>
            <w:szCs w:val="20"/>
            <w:lang w:val="en-US"/>
          </w:rPr>
          <w:t>www.tausand.com</w:t>
        </w:r>
      </w:hyperlink>
      <w:r w:rsidRPr="00F42FF7">
        <w:rPr>
          <w:rFonts w:ascii="Arial" w:hAnsi="Arial" w:cs="Arial"/>
          <w:sz w:val="20"/>
          <w:szCs w:val="20"/>
          <w:lang w:val="en-US"/>
        </w:rPr>
        <w:t xml:space="preserve"> </w:t>
      </w:r>
    </w:p>
    <w:p w14:paraId="6A0F74F6" w14:textId="1BED2C44" w:rsidR="003D2194" w:rsidRDefault="003D2194" w:rsidP="003D2194">
      <w:pPr>
        <w:pStyle w:val="Ttulo1"/>
        <w:numPr>
          <w:ilvl w:val="0"/>
          <w:numId w:val="1"/>
        </w:numPr>
        <w:rPr>
          <w:lang w:val="en-US"/>
        </w:rPr>
      </w:pPr>
      <w:r>
        <w:rPr>
          <w:lang w:val="en-US"/>
        </w:rPr>
        <w:lastRenderedPageBreak/>
        <w:t>Bibliography</w:t>
      </w:r>
    </w:p>
    <w:p w14:paraId="348E03C3" w14:textId="2D0A631E" w:rsidR="003D2194" w:rsidRPr="003D2194" w:rsidRDefault="003D2194" w:rsidP="003D2194">
      <w:pPr>
        <w:pStyle w:val="Prrafodelista"/>
        <w:numPr>
          <w:ilvl w:val="0"/>
          <w:numId w:val="4"/>
        </w:numPr>
        <w:rPr>
          <w:rFonts w:ascii="Arial" w:hAnsi="Arial" w:cs="Arial"/>
          <w:sz w:val="20"/>
          <w:szCs w:val="20"/>
          <w:lang w:val="en-US"/>
        </w:rPr>
      </w:pPr>
      <w:r w:rsidRPr="003D2194">
        <w:rPr>
          <w:rFonts w:ascii="Arial" w:hAnsi="Arial" w:cs="Arial"/>
          <w:sz w:val="20"/>
          <w:szCs w:val="20"/>
          <w:lang w:val="en-US"/>
        </w:rPr>
        <w:t>Hirvonen, L. M., &amp; Suhling, K. (2016). Wide-field TCSPC: methods and applications. </w:t>
      </w:r>
      <w:proofErr w:type="spellStart"/>
      <w:r w:rsidRPr="003D2194">
        <w:rPr>
          <w:rFonts w:ascii="Arial" w:hAnsi="Arial" w:cs="Arial"/>
          <w:i/>
          <w:iCs/>
          <w:sz w:val="20"/>
          <w:szCs w:val="20"/>
        </w:rPr>
        <w:t>Measurement</w:t>
      </w:r>
      <w:proofErr w:type="spellEnd"/>
      <w:r w:rsidRPr="003D2194">
        <w:rPr>
          <w:rFonts w:ascii="Arial" w:hAnsi="Arial" w:cs="Arial"/>
          <w:i/>
          <w:iCs/>
          <w:sz w:val="20"/>
          <w:szCs w:val="20"/>
        </w:rPr>
        <w:t xml:space="preserve"> </w:t>
      </w:r>
      <w:proofErr w:type="spellStart"/>
      <w:r w:rsidRPr="003D2194">
        <w:rPr>
          <w:rFonts w:ascii="Arial" w:hAnsi="Arial" w:cs="Arial"/>
          <w:i/>
          <w:iCs/>
          <w:sz w:val="20"/>
          <w:szCs w:val="20"/>
        </w:rPr>
        <w:t>Science</w:t>
      </w:r>
      <w:proofErr w:type="spellEnd"/>
      <w:r w:rsidRPr="003D2194">
        <w:rPr>
          <w:rFonts w:ascii="Arial" w:hAnsi="Arial" w:cs="Arial"/>
          <w:i/>
          <w:iCs/>
          <w:sz w:val="20"/>
          <w:szCs w:val="20"/>
        </w:rPr>
        <w:t xml:space="preserve"> and </w:t>
      </w:r>
      <w:proofErr w:type="spellStart"/>
      <w:r w:rsidRPr="003D2194">
        <w:rPr>
          <w:rFonts w:ascii="Arial" w:hAnsi="Arial" w:cs="Arial"/>
          <w:i/>
          <w:iCs/>
          <w:sz w:val="20"/>
          <w:szCs w:val="20"/>
        </w:rPr>
        <w:t>Technology</w:t>
      </w:r>
      <w:proofErr w:type="spellEnd"/>
      <w:r w:rsidRPr="003D2194">
        <w:rPr>
          <w:rFonts w:ascii="Arial" w:hAnsi="Arial" w:cs="Arial"/>
          <w:sz w:val="20"/>
          <w:szCs w:val="20"/>
        </w:rPr>
        <w:t>, </w:t>
      </w:r>
      <w:r w:rsidRPr="003D2194">
        <w:rPr>
          <w:rFonts w:ascii="Arial" w:hAnsi="Arial" w:cs="Arial"/>
          <w:i/>
          <w:iCs/>
          <w:sz w:val="20"/>
          <w:szCs w:val="20"/>
        </w:rPr>
        <w:t>28</w:t>
      </w:r>
      <w:r w:rsidRPr="003D2194">
        <w:rPr>
          <w:rFonts w:ascii="Arial" w:hAnsi="Arial" w:cs="Arial"/>
          <w:sz w:val="20"/>
          <w:szCs w:val="20"/>
        </w:rPr>
        <w:t>(1), 012003.</w:t>
      </w:r>
    </w:p>
    <w:p w14:paraId="725DB392" w14:textId="677027A5" w:rsidR="003D2194" w:rsidRPr="00E56139" w:rsidRDefault="003D2194" w:rsidP="003D2194">
      <w:pPr>
        <w:pStyle w:val="Prrafodelista"/>
        <w:numPr>
          <w:ilvl w:val="0"/>
          <w:numId w:val="4"/>
        </w:numPr>
        <w:rPr>
          <w:rFonts w:ascii="Arial" w:hAnsi="Arial" w:cs="Arial"/>
          <w:sz w:val="20"/>
          <w:szCs w:val="20"/>
          <w:lang w:val="en-US"/>
        </w:rPr>
      </w:pPr>
      <w:r w:rsidRPr="003D2194">
        <w:rPr>
          <w:rFonts w:ascii="Arial" w:hAnsi="Arial" w:cs="Arial"/>
          <w:sz w:val="20"/>
          <w:szCs w:val="20"/>
          <w:lang w:val="en-US"/>
        </w:rPr>
        <w:t xml:space="preserve">Berezin, M. Y., &amp; </w:t>
      </w:r>
      <w:proofErr w:type="spellStart"/>
      <w:r w:rsidRPr="003D2194">
        <w:rPr>
          <w:rFonts w:ascii="Arial" w:hAnsi="Arial" w:cs="Arial"/>
          <w:sz w:val="20"/>
          <w:szCs w:val="20"/>
          <w:lang w:val="en-US"/>
        </w:rPr>
        <w:t>Achilefu</w:t>
      </w:r>
      <w:proofErr w:type="spellEnd"/>
      <w:r w:rsidRPr="003D2194">
        <w:rPr>
          <w:rFonts w:ascii="Arial" w:hAnsi="Arial" w:cs="Arial"/>
          <w:sz w:val="20"/>
          <w:szCs w:val="20"/>
          <w:lang w:val="en-US"/>
        </w:rPr>
        <w:t>, S. (2010). Fluorescence lifetime measurements and biological imaging. </w:t>
      </w:r>
      <w:r w:rsidRPr="003D2194">
        <w:rPr>
          <w:rFonts w:ascii="Arial" w:hAnsi="Arial" w:cs="Arial"/>
          <w:i/>
          <w:iCs/>
          <w:sz w:val="20"/>
          <w:szCs w:val="20"/>
        </w:rPr>
        <w:t xml:space="preserve">Chemical </w:t>
      </w:r>
      <w:proofErr w:type="spellStart"/>
      <w:r w:rsidRPr="003D2194">
        <w:rPr>
          <w:rFonts w:ascii="Arial" w:hAnsi="Arial" w:cs="Arial"/>
          <w:i/>
          <w:iCs/>
          <w:sz w:val="20"/>
          <w:szCs w:val="20"/>
        </w:rPr>
        <w:t>reviews</w:t>
      </w:r>
      <w:proofErr w:type="spellEnd"/>
      <w:r w:rsidRPr="003D2194">
        <w:rPr>
          <w:rFonts w:ascii="Arial" w:hAnsi="Arial" w:cs="Arial"/>
          <w:sz w:val="20"/>
          <w:szCs w:val="20"/>
        </w:rPr>
        <w:t>, </w:t>
      </w:r>
      <w:r w:rsidRPr="003D2194">
        <w:rPr>
          <w:rFonts w:ascii="Arial" w:hAnsi="Arial" w:cs="Arial"/>
          <w:i/>
          <w:iCs/>
          <w:sz w:val="20"/>
          <w:szCs w:val="20"/>
        </w:rPr>
        <w:t>110</w:t>
      </w:r>
      <w:r w:rsidRPr="003D2194">
        <w:rPr>
          <w:rFonts w:ascii="Arial" w:hAnsi="Arial" w:cs="Arial"/>
          <w:sz w:val="20"/>
          <w:szCs w:val="20"/>
        </w:rPr>
        <w:t>(5), 2641-2684.</w:t>
      </w:r>
    </w:p>
    <w:p w14:paraId="33065BB6" w14:textId="5ED68D13" w:rsidR="00E56139" w:rsidRPr="00E56139" w:rsidRDefault="00E56139" w:rsidP="003D2194">
      <w:pPr>
        <w:pStyle w:val="Prrafodelista"/>
        <w:numPr>
          <w:ilvl w:val="0"/>
          <w:numId w:val="4"/>
        </w:numPr>
        <w:rPr>
          <w:rFonts w:ascii="Arial" w:hAnsi="Arial" w:cs="Arial"/>
          <w:sz w:val="20"/>
          <w:szCs w:val="20"/>
          <w:lang w:val="en-US"/>
        </w:rPr>
      </w:pPr>
      <w:r w:rsidRPr="00E56139">
        <w:rPr>
          <w:rFonts w:ascii="Arial" w:hAnsi="Arial" w:cs="Arial"/>
          <w:sz w:val="20"/>
          <w:szCs w:val="20"/>
          <w:lang w:val="en-US"/>
        </w:rPr>
        <w:t>Lee, K. B., Siegel, J., Webb, S. E. D., Leveque-Fort, S., Cole, M. J., Jones, R., ... &amp; French, P. M. W. (2001). Application of the stretched exponential function to fluorescence lifetime imaging. </w:t>
      </w:r>
      <w:proofErr w:type="spellStart"/>
      <w:r w:rsidRPr="00E56139">
        <w:rPr>
          <w:rFonts w:ascii="Arial" w:hAnsi="Arial" w:cs="Arial"/>
          <w:i/>
          <w:iCs/>
          <w:sz w:val="20"/>
          <w:szCs w:val="20"/>
        </w:rPr>
        <w:t>Biophysical</w:t>
      </w:r>
      <w:proofErr w:type="spellEnd"/>
      <w:r w:rsidRPr="00E56139">
        <w:rPr>
          <w:rFonts w:ascii="Arial" w:hAnsi="Arial" w:cs="Arial"/>
          <w:i/>
          <w:iCs/>
          <w:sz w:val="20"/>
          <w:szCs w:val="20"/>
        </w:rPr>
        <w:t xml:space="preserve"> </w:t>
      </w:r>
      <w:proofErr w:type="spellStart"/>
      <w:r w:rsidRPr="00E56139">
        <w:rPr>
          <w:rFonts w:ascii="Arial" w:hAnsi="Arial" w:cs="Arial"/>
          <w:i/>
          <w:iCs/>
          <w:sz w:val="20"/>
          <w:szCs w:val="20"/>
        </w:rPr>
        <w:t>journal</w:t>
      </w:r>
      <w:proofErr w:type="spellEnd"/>
      <w:r w:rsidRPr="00E56139">
        <w:rPr>
          <w:rFonts w:ascii="Arial" w:hAnsi="Arial" w:cs="Arial"/>
          <w:sz w:val="20"/>
          <w:szCs w:val="20"/>
        </w:rPr>
        <w:t>, </w:t>
      </w:r>
      <w:r w:rsidRPr="00E56139">
        <w:rPr>
          <w:rFonts w:ascii="Arial" w:hAnsi="Arial" w:cs="Arial"/>
          <w:i/>
          <w:iCs/>
          <w:sz w:val="20"/>
          <w:szCs w:val="20"/>
        </w:rPr>
        <w:t>81</w:t>
      </w:r>
      <w:r w:rsidRPr="00E56139">
        <w:rPr>
          <w:rFonts w:ascii="Arial" w:hAnsi="Arial" w:cs="Arial"/>
          <w:sz w:val="20"/>
          <w:szCs w:val="20"/>
        </w:rPr>
        <w:t>(3), 1265-1274.</w:t>
      </w:r>
    </w:p>
    <w:p w14:paraId="71D4764C" w14:textId="04C15E7E" w:rsidR="00E56139" w:rsidRPr="003D2194" w:rsidRDefault="00E56139" w:rsidP="003D2194">
      <w:pPr>
        <w:pStyle w:val="Prrafodelista"/>
        <w:numPr>
          <w:ilvl w:val="0"/>
          <w:numId w:val="4"/>
        </w:numPr>
        <w:rPr>
          <w:rFonts w:ascii="Arial" w:hAnsi="Arial" w:cs="Arial"/>
          <w:sz w:val="20"/>
          <w:szCs w:val="20"/>
          <w:lang w:val="en-US"/>
        </w:rPr>
      </w:pPr>
      <w:r w:rsidRPr="00E56139">
        <w:rPr>
          <w:rFonts w:ascii="Arial" w:hAnsi="Arial" w:cs="Arial"/>
          <w:sz w:val="20"/>
          <w:szCs w:val="20"/>
          <w:lang w:val="en-US"/>
        </w:rPr>
        <w:t>Jameson, D. M. (2014). </w:t>
      </w:r>
      <w:r w:rsidRPr="00E56139">
        <w:rPr>
          <w:rFonts w:ascii="Arial" w:hAnsi="Arial" w:cs="Arial"/>
          <w:i/>
          <w:iCs/>
          <w:sz w:val="20"/>
          <w:szCs w:val="20"/>
          <w:lang w:val="en-US"/>
        </w:rPr>
        <w:t>Introduction to fluorescence</w:t>
      </w:r>
      <w:r w:rsidRPr="00E56139">
        <w:rPr>
          <w:rFonts w:ascii="Arial" w:hAnsi="Arial" w:cs="Arial"/>
          <w:sz w:val="20"/>
          <w:szCs w:val="20"/>
          <w:lang w:val="en-US"/>
        </w:rPr>
        <w:t xml:space="preserve">. </w:t>
      </w:r>
      <w:r w:rsidRPr="00E56139">
        <w:rPr>
          <w:rFonts w:ascii="Arial" w:hAnsi="Arial" w:cs="Arial"/>
          <w:sz w:val="20"/>
          <w:szCs w:val="20"/>
        </w:rPr>
        <w:t>Taylor &amp; Francis.</w:t>
      </w:r>
    </w:p>
    <w:p w14:paraId="4D7D22C0" w14:textId="77777777" w:rsidR="003D2194" w:rsidRPr="00F42FF7" w:rsidRDefault="003D2194" w:rsidP="002B286D">
      <w:pPr>
        <w:rPr>
          <w:rFonts w:ascii="Arial" w:hAnsi="Arial" w:cs="Arial"/>
          <w:sz w:val="20"/>
          <w:szCs w:val="20"/>
          <w:lang w:val="en-US"/>
        </w:rPr>
      </w:pPr>
    </w:p>
    <w:p w14:paraId="0EA5AFB7" w14:textId="77777777" w:rsidR="002B286D" w:rsidRPr="00F42FF7" w:rsidRDefault="002B286D" w:rsidP="00DA785E">
      <w:pPr>
        <w:rPr>
          <w:rFonts w:ascii="Arial" w:eastAsiaTheme="majorEastAsia" w:hAnsi="Arial" w:cs="Arial"/>
          <w:lang w:val="en-US"/>
        </w:rPr>
      </w:pPr>
    </w:p>
    <w:sectPr w:rsidR="002B286D" w:rsidRPr="00F42FF7" w:rsidSect="004A6F61">
      <w:headerReference w:type="default" r:id="rId81"/>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David Guzman" w:date="2025-01-15T11:56:00Z" w:initials="DG">
    <w:p w14:paraId="245B78E6" w14:textId="77777777" w:rsidR="009C1D54" w:rsidRDefault="009C1D54" w:rsidP="009C1D54">
      <w:pPr>
        <w:pStyle w:val="Textocomentario"/>
      </w:pPr>
      <w:r>
        <w:rPr>
          <w:rStyle w:val="Refdecomentario"/>
        </w:rPr>
        <w:annotationRef/>
      </w:r>
      <w:r>
        <w:t>Copiar esta sección de como quede en manual de TP1004</w:t>
      </w:r>
    </w:p>
  </w:comment>
  <w:comment w:id="9" w:author="David Guzman" w:date="2025-01-14T12:27:00Z" w:initials="DG">
    <w:p w14:paraId="15A26B66" w14:textId="77777777" w:rsidR="005E27A2" w:rsidRDefault="005E27A2" w:rsidP="005E27A2">
      <w:pPr>
        <w:pStyle w:val="Textocomentario"/>
      </w:pPr>
      <w:r>
        <w:rPr>
          <w:rStyle w:val="Refdecomentario"/>
        </w:rPr>
        <w:annotationRef/>
      </w:r>
      <w:r>
        <w:t>Se debe separar el pulso start del stop. Aquí se interpreta que start y stop son la misma señal.</w:t>
      </w:r>
    </w:p>
  </w:comment>
  <w:comment w:id="11" w:author="David Guzman" w:date="2025-01-15T12:01:00Z" w:initials="DG">
    <w:p w14:paraId="713C134A" w14:textId="77777777" w:rsidR="004F2914" w:rsidRDefault="004F2914" w:rsidP="004F2914">
      <w:pPr>
        <w:pStyle w:val="Textocomentario"/>
      </w:pPr>
      <w:r>
        <w:rPr>
          <w:rStyle w:val="Refdecomentario"/>
        </w:rPr>
        <w:annotationRef/>
      </w:r>
      <w:r>
        <w:t>Incluir referencias a libros para este tipo de técnicas: TCSPC, FLIM,...</w:t>
      </w:r>
    </w:p>
  </w:comment>
  <w:comment w:id="15" w:author="David Guzman" w:date="2025-01-15T12:03:00Z" w:initials="DG">
    <w:p w14:paraId="22A25543" w14:textId="77777777" w:rsidR="00C53DD1" w:rsidRDefault="00C53DD1" w:rsidP="00C53DD1">
      <w:pPr>
        <w:pStyle w:val="Textocomentario"/>
      </w:pPr>
      <w:r>
        <w:rPr>
          <w:rStyle w:val="Refdecomentario"/>
        </w:rPr>
        <w:annotationRef/>
      </w:r>
      <w:r>
        <w:t>Incluir requerimientos mínimos en Linux y Mac</w:t>
      </w:r>
    </w:p>
  </w:comment>
  <w:comment w:id="19" w:author="David Guzman" w:date="2025-01-15T12:05:00Z" w:initials="DG">
    <w:p w14:paraId="17E109E9" w14:textId="77777777" w:rsidR="00A767B4" w:rsidRDefault="00A767B4" w:rsidP="00A767B4">
      <w:pPr>
        <w:pStyle w:val="Textocomentario"/>
      </w:pPr>
      <w:r>
        <w:rPr>
          <w:rStyle w:val="Refdecomentario"/>
        </w:rPr>
        <w:annotationRef/>
      </w:r>
      <w:r>
        <w:t>falta</w:t>
      </w:r>
    </w:p>
  </w:comment>
  <w:comment w:id="24" w:author="David Guzman" w:date="2025-01-15T12:06:00Z" w:initials="DG">
    <w:p w14:paraId="4BD9C410" w14:textId="77777777" w:rsidR="007B4CB0" w:rsidRDefault="007B4CB0" w:rsidP="007B4CB0">
      <w:pPr>
        <w:pStyle w:val="Textocomentario"/>
      </w:pPr>
      <w:r>
        <w:rPr>
          <w:rStyle w:val="Refdecomentario"/>
        </w:rPr>
        <w:annotationRef/>
      </w:r>
      <w:r>
        <w:t>Complementar con imágenes, preferiblemente con Windows en inglés</w:t>
      </w:r>
    </w:p>
  </w:comment>
  <w:comment w:id="27" w:author="David Guzman" w:date="2025-01-15T12:08:00Z" w:initials="DG">
    <w:p w14:paraId="7647DF9B" w14:textId="77777777" w:rsidR="00B20CB8" w:rsidRDefault="007B4CB0" w:rsidP="00B20CB8">
      <w:pPr>
        <w:pStyle w:val="Textocomentario"/>
      </w:pPr>
      <w:r>
        <w:rPr>
          <w:rStyle w:val="Refdecomentario"/>
        </w:rPr>
        <w:annotationRef/>
      </w:r>
      <w:r w:rsidR="00B20CB8">
        <w:t>Incluir imágenes de ejemplo de cómo aparece en terminal de Linux.</w:t>
      </w:r>
    </w:p>
  </w:comment>
  <w:comment w:id="28" w:author="Joan Sebastian Amaya Bohorquez" w:date="2025-01-16T22:58:00Z" w:initials="JA">
    <w:p w14:paraId="07367679" w14:textId="77777777" w:rsidR="000A3F6B" w:rsidRDefault="000A3F6B" w:rsidP="000A3F6B">
      <w:pPr>
        <w:pStyle w:val="Textocomentario"/>
      </w:pPr>
      <w:r>
        <w:rPr>
          <w:rStyle w:val="Refdecomentario"/>
        </w:rPr>
        <w:annotationRef/>
      </w:r>
      <w:r>
        <w:t>Falta mac y windows en inglés</w:t>
      </w:r>
    </w:p>
  </w:comment>
  <w:comment w:id="30" w:author="David Guzman" w:date="2025-01-15T12:11:00Z" w:initials="DG">
    <w:p w14:paraId="5B0DF5CF" w14:textId="501F8038" w:rsidR="00B20CB8" w:rsidRDefault="00B20CB8" w:rsidP="00B20CB8">
      <w:pPr>
        <w:pStyle w:val="Textocomentario"/>
      </w:pPr>
      <w:r>
        <w:rPr>
          <w:rStyle w:val="Refdecomentario"/>
        </w:rPr>
        <w:annotationRef/>
      </w:r>
      <w:r>
        <w:t>Incluir imágenes de ejemplo de cómo aparece en terminal de Mac.</w:t>
      </w:r>
    </w:p>
  </w:comment>
  <w:comment w:id="32" w:author="David Guzman" w:date="2025-01-15T12:20:00Z" w:initials="DG">
    <w:p w14:paraId="675BF640" w14:textId="77777777" w:rsidR="00C137DC" w:rsidRDefault="00C137DC" w:rsidP="00C137DC">
      <w:pPr>
        <w:pStyle w:val="Textocomentario"/>
      </w:pPr>
      <w:r>
        <w:rPr>
          <w:rStyle w:val="Refdecomentario"/>
        </w:rPr>
        <w:annotationRef/>
      </w:r>
      <w:r>
        <w:t>¿qué pasa si quiero usar dos (o más) Tempicos al tiempo? ¿Se puede ejecutar dos veces el software, cada uno conectado a un Tempico diferente?</w:t>
      </w:r>
    </w:p>
  </w:comment>
  <w:comment w:id="33" w:author="Joan Sebastian Amaya Bohorquez" w:date="2025-01-16T22:58:00Z" w:initials="JA">
    <w:p w14:paraId="278E9758" w14:textId="77777777" w:rsidR="000A3F6B" w:rsidRDefault="000A3F6B" w:rsidP="000A3F6B">
      <w:pPr>
        <w:pStyle w:val="Textocomentario"/>
      </w:pPr>
      <w:r>
        <w:rPr>
          <w:rStyle w:val="Refdecomentario"/>
        </w:rPr>
        <w:annotationRef/>
      </w:r>
      <w:r>
        <w:t>Corregido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5B78E6" w15:done="0"/>
  <w15:commentEx w15:paraId="15A26B66" w15:done="0"/>
  <w15:commentEx w15:paraId="713C134A" w15:done="0"/>
  <w15:commentEx w15:paraId="22A25543" w15:done="0"/>
  <w15:commentEx w15:paraId="17E109E9" w15:done="0"/>
  <w15:commentEx w15:paraId="4BD9C410" w15:done="0"/>
  <w15:commentEx w15:paraId="7647DF9B" w15:done="0"/>
  <w15:commentEx w15:paraId="07367679" w15:paraIdParent="7647DF9B" w15:done="0"/>
  <w15:commentEx w15:paraId="5B0DF5CF" w15:done="0"/>
  <w15:commentEx w15:paraId="675BF640" w15:done="0"/>
  <w15:commentEx w15:paraId="278E9758" w15:paraIdParent="675BF6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CE85D8" w16cex:dateUtc="2025-01-15T16:56:00Z"/>
  <w16cex:commentExtensible w16cex:durableId="0A4F389B" w16cex:dateUtc="2025-01-14T17:27:00Z"/>
  <w16cex:commentExtensible w16cex:durableId="4CB56895" w16cex:dateUtc="2025-01-15T17:01:00Z"/>
  <w16cex:commentExtensible w16cex:durableId="41D4748D" w16cex:dateUtc="2025-01-15T17:03:00Z"/>
  <w16cex:commentExtensible w16cex:durableId="2534B2EC" w16cex:dateUtc="2025-01-15T17:05:00Z"/>
  <w16cex:commentExtensible w16cex:durableId="3F19EA91" w16cex:dateUtc="2025-01-15T17:06:00Z"/>
  <w16cex:commentExtensible w16cex:durableId="5DF64FD0" w16cex:dateUtc="2025-01-15T17:08:00Z"/>
  <w16cex:commentExtensible w16cex:durableId="4B88670F" w16cex:dateUtc="2025-01-17T03:58:00Z"/>
  <w16cex:commentExtensible w16cex:durableId="56D62EB8" w16cex:dateUtc="2025-01-15T17:11:00Z"/>
  <w16cex:commentExtensible w16cex:durableId="2641F2B6" w16cex:dateUtc="2025-01-15T17:20:00Z"/>
  <w16cex:commentExtensible w16cex:durableId="4692DD48" w16cex:dateUtc="2025-01-17T0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5B78E6" w16cid:durableId="01CE85D8"/>
  <w16cid:commentId w16cid:paraId="15A26B66" w16cid:durableId="0A4F389B"/>
  <w16cid:commentId w16cid:paraId="713C134A" w16cid:durableId="4CB56895"/>
  <w16cid:commentId w16cid:paraId="22A25543" w16cid:durableId="41D4748D"/>
  <w16cid:commentId w16cid:paraId="17E109E9" w16cid:durableId="2534B2EC"/>
  <w16cid:commentId w16cid:paraId="4BD9C410" w16cid:durableId="3F19EA91"/>
  <w16cid:commentId w16cid:paraId="7647DF9B" w16cid:durableId="5DF64FD0"/>
  <w16cid:commentId w16cid:paraId="07367679" w16cid:durableId="4B88670F"/>
  <w16cid:commentId w16cid:paraId="5B0DF5CF" w16cid:durableId="56D62EB8"/>
  <w16cid:commentId w16cid:paraId="675BF640" w16cid:durableId="2641F2B6"/>
  <w16cid:commentId w16cid:paraId="278E9758" w16cid:durableId="4692D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6873E" w14:textId="77777777" w:rsidR="00C22F39" w:rsidRDefault="00C22F39" w:rsidP="004A6F61">
      <w:pPr>
        <w:spacing w:after="0" w:line="240" w:lineRule="auto"/>
      </w:pPr>
      <w:r>
        <w:separator/>
      </w:r>
    </w:p>
  </w:endnote>
  <w:endnote w:type="continuationSeparator" w:id="0">
    <w:p w14:paraId="07A9552B" w14:textId="77777777" w:rsidR="00C22F39" w:rsidRDefault="00C22F39" w:rsidP="004A6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03DD0" w14:textId="77777777" w:rsidR="00C22F39" w:rsidRDefault="00C22F39" w:rsidP="004A6F61">
      <w:pPr>
        <w:spacing w:after="0" w:line="240" w:lineRule="auto"/>
      </w:pPr>
      <w:r>
        <w:separator/>
      </w:r>
    </w:p>
  </w:footnote>
  <w:footnote w:type="continuationSeparator" w:id="0">
    <w:p w14:paraId="57AD6954" w14:textId="77777777" w:rsidR="00C22F39" w:rsidRDefault="00C22F39" w:rsidP="004A6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C9D78C076F1E4944AC9ABDFE5C2F9546"/>
      </w:placeholder>
      <w:dataBinding w:prefixMappings="xmlns:ns0='http://purl.org/dc/elements/1.1/' xmlns:ns1='http://schemas.openxmlformats.org/package/2006/metadata/core-properties' " w:xpath="/ns1:coreProperties[1]/ns0:title[1]" w:storeItemID="{6C3C8BC8-F283-45AE-878A-BAB7291924A1}"/>
      <w:text/>
    </w:sdtPr>
    <w:sdtContent>
      <w:p w14:paraId="02884340" w14:textId="18E98B04" w:rsidR="004A6F61" w:rsidRDefault="004A6F61">
        <w:pPr>
          <w:pStyle w:val="Encabezado"/>
          <w:jc w:val="right"/>
          <w:rPr>
            <w:color w:val="7F7F7F" w:themeColor="text1" w:themeTint="80"/>
          </w:rPr>
        </w:pPr>
        <w:r>
          <w:rPr>
            <w:color w:val="7F7F7F" w:themeColor="text1" w:themeTint="80"/>
          </w:rPr>
          <w:t xml:space="preserve">Tempico software </w:t>
        </w:r>
        <w:proofErr w:type="spellStart"/>
        <w:r>
          <w:rPr>
            <w:color w:val="7F7F7F" w:themeColor="text1" w:themeTint="80"/>
          </w:rPr>
          <w:t>user’s</w:t>
        </w:r>
        <w:proofErr w:type="spellEnd"/>
        <w:r>
          <w:rPr>
            <w:color w:val="7F7F7F" w:themeColor="text1" w:themeTint="80"/>
          </w:rPr>
          <w:t xml:space="preserve"> manual</w:t>
        </w:r>
      </w:p>
    </w:sdtContent>
  </w:sdt>
  <w:p w14:paraId="3826D8CA" w14:textId="77777777" w:rsidR="004A6F61" w:rsidRDefault="004A6F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D779D"/>
    <w:multiLevelType w:val="multilevel"/>
    <w:tmpl w:val="2130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AB7925"/>
    <w:multiLevelType w:val="multilevel"/>
    <w:tmpl w:val="C67C1B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5DD56FC"/>
    <w:multiLevelType w:val="hybridMultilevel"/>
    <w:tmpl w:val="B7E8B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053658D"/>
    <w:multiLevelType w:val="hybridMultilevel"/>
    <w:tmpl w:val="657A873E"/>
    <w:lvl w:ilvl="0" w:tplc="EEACF4A8">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37166981">
    <w:abstractNumId w:val="1"/>
  </w:num>
  <w:num w:numId="2" w16cid:durableId="23602854">
    <w:abstractNumId w:val="0"/>
  </w:num>
  <w:num w:numId="3" w16cid:durableId="1775786412">
    <w:abstractNumId w:val="2"/>
  </w:num>
  <w:num w:numId="4" w16cid:durableId="8721845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Guzman">
    <w15:presenceInfo w15:providerId="Windows Live" w15:userId="bf15224552432fa8"/>
  </w15:person>
  <w15:person w15:author="Joan Sebastian Amaya Bohorquez">
    <w15:presenceInfo w15:providerId="AD" w15:userId="S::j.amayab@uniandes.edu.co::985c7b55-adc5-4951-a075-865f8b3deb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E3"/>
    <w:rsid w:val="00070ACF"/>
    <w:rsid w:val="00094090"/>
    <w:rsid w:val="000A3F6B"/>
    <w:rsid w:val="000C0D4F"/>
    <w:rsid w:val="000C32E5"/>
    <w:rsid w:val="000C5302"/>
    <w:rsid w:val="001134AE"/>
    <w:rsid w:val="0013342D"/>
    <w:rsid w:val="00136127"/>
    <w:rsid w:val="00141EEC"/>
    <w:rsid w:val="00152531"/>
    <w:rsid w:val="00165791"/>
    <w:rsid w:val="0019133B"/>
    <w:rsid w:val="0019347C"/>
    <w:rsid w:val="001C11CA"/>
    <w:rsid w:val="001C57F0"/>
    <w:rsid w:val="001C720E"/>
    <w:rsid w:val="001E107D"/>
    <w:rsid w:val="001F7692"/>
    <w:rsid w:val="00215337"/>
    <w:rsid w:val="00230889"/>
    <w:rsid w:val="002439B1"/>
    <w:rsid w:val="002569E4"/>
    <w:rsid w:val="00281D22"/>
    <w:rsid w:val="002A27C9"/>
    <w:rsid w:val="002A521A"/>
    <w:rsid w:val="002B286D"/>
    <w:rsid w:val="002D2527"/>
    <w:rsid w:val="003222BF"/>
    <w:rsid w:val="003319C3"/>
    <w:rsid w:val="00350C76"/>
    <w:rsid w:val="0035658E"/>
    <w:rsid w:val="003A137C"/>
    <w:rsid w:val="003B3A09"/>
    <w:rsid w:val="003D2194"/>
    <w:rsid w:val="003D35CA"/>
    <w:rsid w:val="003D4B0F"/>
    <w:rsid w:val="003D5F61"/>
    <w:rsid w:val="003F028A"/>
    <w:rsid w:val="003F126F"/>
    <w:rsid w:val="004350EE"/>
    <w:rsid w:val="00451410"/>
    <w:rsid w:val="00476167"/>
    <w:rsid w:val="004969B2"/>
    <w:rsid w:val="004A6F61"/>
    <w:rsid w:val="004B195B"/>
    <w:rsid w:val="004D6268"/>
    <w:rsid w:val="004F2914"/>
    <w:rsid w:val="005266DA"/>
    <w:rsid w:val="00527A8E"/>
    <w:rsid w:val="005639A7"/>
    <w:rsid w:val="005803A2"/>
    <w:rsid w:val="0059519C"/>
    <w:rsid w:val="005B4D3C"/>
    <w:rsid w:val="005E27A2"/>
    <w:rsid w:val="00602368"/>
    <w:rsid w:val="006519CF"/>
    <w:rsid w:val="006746A9"/>
    <w:rsid w:val="00674DB2"/>
    <w:rsid w:val="00676A66"/>
    <w:rsid w:val="00680E34"/>
    <w:rsid w:val="00680E8D"/>
    <w:rsid w:val="006863D3"/>
    <w:rsid w:val="0069322D"/>
    <w:rsid w:val="006C36A6"/>
    <w:rsid w:val="006E47D4"/>
    <w:rsid w:val="00737A02"/>
    <w:rsid w:val="0076581D"/>
    <w:rsid w:val="00765E9B"/>
    <w:rsid w:val="00791858"/>
    <w:rsid w:val="007A1212"/>
    <w:rsid w:val="007B3B99"/>
    <w:rsid w:val="007B4CB0"/>
    <w:rsid w:val="007B70EF"/>
    <w:rsid w:val="007D56C8"/>
    <w:rsid w:val="007F15C0"/>
    <w:rsid w:val="00802ACA"/>
    <w:rsid w:val="00837161"/>
    <w:rsid w:val="008575A3"/>
    <w:rsid w:val="0089537F"/>
    <w:rsid w:val="008A0CEA"/>
    <w:rsid w:val="008A4E76"/>
    <w:rsid w:val="008B5B2F"/>
    <w:rsid w:val="008C3F91"/>
    <w:rsid w:val="008D3DF6"/>
    <w:rsid w:val="0094309B"/>
    <w:rsid w:val="00980FF7"/>
    <w:rsid w:val="009A10F1"/>
    <w:rsid w:val="009A482A"/>
    <w:rsid w:val="009C048C"/>
    <w:rsid w:val="009C1D54"/>
    <w:rsid w:val="00A37327"/>
    <w:rsid w:val="00A522CA"/>
    <w:rsid w:val="00A6061A"/>
    <w:rsid w:val="00A767B4"/>
    <w:rsid w:val="00A857D7"/>
    <w:rsid w:val="00A87950"/>
    <w:rsid w:val="00AB1AE9"/>
    <w:rsid w:val="00AB2C6F"/>
    <w:rsid w:val="00AC38D3"/>
    <w:rsid w:val="00AE4F9C"/>
    <w:rsid w:val="00B009D4"/>
    <w:rsid w:val="00B055F9"/>
    <w:rsid w:val="00B20CB8"/>
    <w:rsid w:val="00B52159"/>
    <w:rsid w:val="00B85D2C"/>
    <w:rsid w:val="00BA034A"/>
    <w:rsid w:val="00BC29C4"/>
    <w:rsid w:val="00BE0982"/>
    <w:rsid w:val="00BF4D83"/>
    <w:rsid w:val="00C137DC"/>
    <w:rsid w:val="00C14DD4"/>
    <w:rsid w:val="00C22F39"/>
    <w:rsid w:val="00C44DA5"/>
    <w:rsid w:val="00C44DFB"/>
    <w:rsid w:val="00C53DD1"/>
    <w:rsid w:val="00C61719"/>
    <w:rsid w:val="00CB4B77"/>
    <w:rsid w:val="00CD332F"/>
    <w:rsid w:val="00CE2C9F"/>
    <w:rsid w:val="00CE3339"/>
    <w:rsid w:val="00D11881"/>
    <w:rsid w:val="00D20170"/>
    <w:rsid w:val="00D20FED"/>
    <w:rsid w:val="00D34465"/>
    <w:rsid w:val="00D47B29"/>
    <w:rsid w:val="00DA737B"/>
    <w:rsid w:val="00DA785E"/>
    <w:rsid w:val="00DB748F"/>
    <w:rsid w:val="00DD2513"/>
    <w:rsid w:val="00E37B48"/>
    <w:rsid w:val="00E56139"/>
    <w:rsid w:val="00E5787E"/>
    <w:rsid w:val="00E64717"/>
    <w:rsid w:val="00E90FEC"/>
    <w:rsid w:val="00E93DDD"/>
    <w:rsid w:val="00EA607C"/>
    <w:rsid w:val="00EE6C6E"/>
    <w:rsid w:val="00F002BE"/>
    <w:rsid w:val="00F06B3A"/>
    <w:rsid w:val="00F1236E"/>
    <w:rsid w:val="00F20AB0"/>
    <w:rsid w:val="00F33C8F"/>
    <w:rsid w:val="00F42FF7"/>
    <w:rsid w:val="00F74EDA"/>
    <w:rsid w:val="00F94FE3"/>
    <w:rsid w:val="00FB2B37"/>
    <w:rsid w:val="00FC79C5"/>
    <w:rsid w:val="00FE2D52"/>
    <w:rsid w:val="00FF3B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2C83"/>
  <w15:chartTrackingRefBased/>
  <w15:docId w15:val="{CB30D009-F56C-4CEA-B043-257E779E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F61"/>
  </w:style>
  <w:style w:type="paragraph" w:styleId="Ttulo1">
    <w:name w:val="heading 1"/>
    <w:basedOn w:val="Normal"/>
    <w:next w:val="Normal"/>
    <w:link w:val="Ttulo1Car"/>
    <w:uiPriority w:val="9"/>
    <w:qFormat/>
    <w:rsid w:val="00F94FE3"/>
    <w:pPr>
      <w:keepNext/>
      <w:keepLines/>
      <w:spacing w:before="360" w:after="80"/>
      <w:outlineLvl w:val="0"/>
    </w:pPr>
    <w:rPr>
      <w:rFonts w:asciiTheme="majorHAnsi" w:eastAsiaTheme="majorEastAsia" w:hAnsiTheme="majorHAnsi" w:cstheme="majorBidi"/>
      <w:color w:val="E63D00" w:themeColor="accent1" w:themeShade="BF"/>
      <w:sz w:val="40"/>
      <w:szCs w:val="40"/>
    </w:rPr>
  </w:style>
  <w:style w:type="paragraph" w:styleId="Ttulo2">
    <w:name w:val="heading 2"/>
    <w:basedOn w:val="Normal"/>
    <w:next w:val="Normal"/>
    <w:link w:val="Ttulo2Car"/>
    <w:uiPriority w:val="9"/>
    <w:unhideWhenUsed/>
    <w:qFormat/>
    <w:rsid w:val="00F94FE3"/>
    <w:pPr>
      <w:keepNext/>
      <w:keepLines/>
      <w:spacing w:before="160" w:after="80"/>
      <w:outlineLvl w:val="1"/>
    </w:pPr>
    <w:rPr>
      <w:rFonts w:asciiTheme="majorHAnsi" w:eastAsiaTheme="majorEastAsia" w:hAnsiTheme="majorHAnsi" w:cstheme="majorBidi"/>
      <w:color w:val="E63D00" w:themeColor="accent1" w:themeShade="BF"/>
      <w:sz w:val="32"/>
      <w:szCs w:val="32"/>
    </w:rPr>
  </w:style>
  <w:style w:type="paragraph" w:styleId="Ttulo3">
    <w:name w:val="heading 3"/>
    <w:basedOn w:val="Normal"/>
    <w:next w:val="Normal"/>
    <w:link w:val="Ttulo3Car"/>
    <w:uiPriority w:val="9"/>
    <w:unhideWhenUsed/>
    <w:qFormat/>
    <w:rsid w:val="00F94FE3"/>
    <w:pPr>
      <w:keepNext/>
      <w:keepLines/>
      <w:spacing w:before="160" w:after="80"/>
      <w:outlineLvl w:val="2"/>
    </w:pPr>
    <w:rPr>
      <w:rFonts w:eastAsiaTheme="majorEastAsia" w:cstheme="majorBidi"/>
      <w:color w:val="E63D00" w:themeColor="accent1" w:themeShade="BF"/>
      <w:sz w:val="28"/>
      <w:szCs w:val="28"/>
    </w:rPr>
  </w:style>
  <w:style w:type="paragraph" w:styleId="Ttulo4">
    <w:name w:val="heading 4"/>
    <w:basedOn w:val="Normal"/>
    <w:next w:val="Normal"/>
    <w:link w:val="Ttulo4Car"/>
    <w:uiPriority w:val="9"/>
    <w:unhideWhenUsed/>
    <w:qFormat/>
    <w:rsid w:val="00F94FE3"/>
    <w:pPr>
      <w:keepNext/>
      <w:keepLines/>
      <w:spacing w:before="80" w:after="40"/>
      <w:outlineLvl w:val="3"/>
    </w:pPr>
    <w:rPr>
      <w:rFonts w:eastAsiaTheme="majorEastAsia" w:cstheme="majorBidi"/>
      <w:i/>
      <w:iCs/>
      <w:color w:val="E63D00" w:themeColor="accent1" w:themeShade="BF"/>
    </w:rPr>
  </w:style>
  <w:style w:type="paragraph" w:styleId="Ttulo5">
    <w:name w:val="heading 5"/>
    <w:basedOn w:val="Normal"/>
    <w:next w:val="Normal"/>
    <w:link w:val="Ttulo5Car"/>
    <w:uiPriority w:val="9"/>
    <w:semiHidden/>
    <w:unhideWhenUsed/>
    <w:qFormat/>
    <w:rsid w:val="00F94FE3"/>
    <w:pPr>
      <w:keepNext/>
      <w:keepLines/>
      <w:spacing w:before="80" w:after="40"/>
      <w:outlineLvl w:val="4"/>
    </w:pPr>
    <w:rPr>
      <w:rFonts w:eastAsiaTheme="majorEastAsia" w:cstheme="majorBidi"/>
      <w:color w:val="E63D00" w:themeColor="accent1" w:themeShade="BF"/>
    </w:rPr>
  </w:style>
  <w:style w:type="paragraph" w:styleId="Ttulo6">
    <w:name w:val="heading 6"/>
    <w:basedOn w:val="Normal"/>
    <w:next w:val="Normal"/>
    <w:link w:val="Ttulo6Car"/>
    <w:uiPriority w:val="9"/>
    <w:semiHidden/>
    <w:unhideWhenUsed/>
    <w:qFormat/>
    <w:rsid w:val="00F94F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4F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4F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4FE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4FE3"/>
    <w:rPr>
      <w:rFonts w:asciiTheme="majorHAnsi" w:eastAsiaTheme="majorEastAsia" w:hAnsiTheme="majorHAnsi" w:cstheme="majorBidi"/>
      <w:color w:val="E63D00" w:themeColor="accent1" w:themeShade="BF"/>
      <w:sz w:val="40"/>
      <w:szCs w:val="40"/>
    </w:rPr>
  </w:style>
  <w:style w:type="character" w:customStyle="1" w:styleId="Ttulo2Car">
    <w:name w:val="Título 2 Car"/>
    <w:basedOn w:val="Fuentedeprrafopredeter"/>
    <w:link w:val="Ttulo2"/>
    <w:uiPriority w:val="9"/>
    <w:rsid w:val="00F94FE3"/>
    <w:rPr>
      <w:rFonts w:asciiTheme="majorHAnsi" w:eastAsiaTheme="majorEastAsia" w:hAnsiTheme="majorHAnsi" w:cstheme="majorBidi"/>
      <w:color w:val="E63D00" w:themeColor="accent1" w:themeShade="BF"/>
      <w:sz w:val="32"/>
      <w:szCs w:val="32"/>
    </w:rPr>
  </w:style>
  <w:style w:type="character" w:customStyle="1" w:styleId="Ttulo3Car">
    <w:name w:val="Título 3 Car"/>
    <w:basedOn w:val="Fuentedeprrafopredeter"/>
    <w:link w:val="Ttulo3"/>
    <w:uiPriority w:val="9"/>
    <w:rsid w:val="00F94FE3"/>
    <w:rPr>
      <w:rFonts w:eastAsiaTheme="majorEastAsia" w:cstheme="majorBidi"/>
      <w:color w:val="E63D00" w:themeColor="accent1" w:themeShade="BF"/>
      <w:sz w:val="28"/>
      <w:szCs w:val="28"/>
    </w:rPr>
  </w:style>
  <w:style w:type="character" w:customStyle="1" w:styleId="Ttulo4Car">
    <w:name w:val="Título 4 Car"/>
    <w:basedOn w:val="Fuentedeprrafopredeter"/>
    <w:link w:val="Ttulo4"/>
    <w:uiPriority w:val="9"/>
    <w:rsid w:val="00F94FE3"/>
    <w:rPr>
      <w:rFonts w:eastAsiaTheme="majorEastAsia" w:cstheme="majorBidi"/>
      <w:i/>
      <w:iCs/>
      <w:color w:val="E63D00" w:themeColor="accent1" w:themeShade="BF"/>
    </w:rPr>
  </w:style>
  <w:style w:type="character" w:customStyle="1" w:styleId="Ttulo5Car">
    <w:name w:val="Título 5 Car"/>
    <w:basedOn w:val="Fuentedeprrafopredeter"/>
    <w:link w:val="Ttulo5"/>
    <w:uiPriority w:val="9"/>
    <w:semiHidden/>
    <w:rsid w:val="00F94FE3"/>
    <w:rPr>
      <w:rFonts w:eastAsiaTheme="majorEastAsia" w:cstheme="majorBidi"/>
      <w:color w:val="E63D00" w:themeColor="accent1" w:themeShade="BF"/>
    </w:rPr>
  </w:style>
  <w:style w:type="character" w:customStyle="1" w:styleId="Ttulo6Car">
    <w:name w:val="Título 6 Car"/>
    <w:basedOn w:val="Fuentedeprrafopredeter"/>
    <w:link w:val="Ttulo6"/>
    <w:uiPriority w:val="9"/>
    <w:semiHidden/>
    <w:rsid w:val="00F94FE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4FE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4FE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4FE3"/>
    <w:rPr>
      <w:rFonts w:eastAsiaTheme="majorEastAsia" w:cstheme="majorBidi"/>
      <w:color w:val="272727" w:themeColor="text1" w:themeTint="D8"/>
    </w:rPr>
  </w:style>
  <w:style w:type="paragraph" w:styleId="Ttulo">
    <w:name w:val="Title"/>
    <w:basedOn w:val="Normal"/>
    <w:next w:val="Normal"/>
    <w:link w:val="TtuloCar"/>
    <w:uiPriority w:val="10"/>
    <w:qFormat/>
    <w:rsid w:val="00F94F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4F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4FE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4FE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4FE3"/>
    <w:pPr>
      <w:spacing w:before="160"/>
      <w:jc w:val="center"/>
    </w:pPr>
    <w:rPr>
      <w:i/>
      <w:iCs/>
      <w:color w:val="404040" w:themeColor="text1" w:themeTint="BF"/>
    </w:rPr>
  </w:style>
  <w:style w:type="character" w:customStyle="1" w:styleId="CitaCar">
    <w:name w:val="Cita Car"/>
    <w:basedOn w:val="Fuentedeprrafopredeter"/>
    <w:link w:val="Cita"/>
    <w:uiPriority w:val="29"/>
    <w:rsid w:val="00F94FE3"/>
    <w:rPr>
      <w:i/>
      <w:iCs/>
      <w:color w:val="404040" w:themeColor="text1" w:themeTint="BF"/>
    </w:rPr>
  </w:style>
  <w:style w:type="paragraph" w:styleId="Prrafodelista">
    <w:name w:val="List Paragraph"/>
    <w:basedOn w:val="Normal"/>
    <w:uiPriority w:val="34"/>
    <w:qFormat/>
    <w:rsid w:val="00F94FE3"/>
    <w:pPr>
      <w:ind w:left="720"/>
      <w:contextualSpacing/>
    </w:pPr>
  </w:style>
  <w:style w:type="character" w:styleId="nfasisintenso">
    <w:name w:val="Intense Emphasis"/>
    <w:basedOn w:val="Fuentedeprrafopredeter"/>
    <w:uiPriority w:val="21"/>
    <w:qFormat/>
    <w:rsid w:val="00F94FE3"/>
    <w:rPr>
      <w:i/>
      <w:iCs/>
      <w:color w:val="E63D00" w:themeColor="accent1" w:themeShade="BF"/>
    </w:rPr>
  </w:style>
  <w:style w:type="paragraph" w:styleId="Citadestacada">
    <w:name w:val="Intense Quote"/>
    <w:basedOn w:val="Normal"/>
    <w:next w:val="Normal"/>
    <w:link w:val="CitadestacadaCar"/>
    <w:uiPriority w:val="30"/>
    <w:qFormat/>
    <w:rsid w:val="00F94FE3"/>
    <w:pPr>
      <w:pBdr>
        <w:top w:val="single" w:sz="4" w:space="10" w:color="E63D00" w:themeColor="accent1" w:themeShade="BF"/>
        <w:bottom w:val="single" w:sz="4" w:space="10" w:color="E63D00" w:themeColor="accent1" w:themeShade="BF"/>
      </w:pBdr>
      <w:spacing w:before="360" w:after="360"/>
      <w:ind w:left="864" w:right="864"/>
      <w:jc w:val="center"/>
    </w:pPr>
    <w:rPr>
      <w:i/>
      <w:iCs/>
      <w:color w:val="E63D00" w:themeColor="accent1" w:themeShade="BF"/>
    </w:rPr>
  </w:style>
  <w:style w:type="character" w:customStyle="1" w:styleId="CitadestacadaCar">
    <w:name w:val="Cita destacada Car"/>
    <w:basedOn w:val="Fuentedeprrafopredeter"/>
    <w:link w:val="Citadestacada"/>
    <w:uiPriority w:val="30"/>
    <w:rsid w:val="00F94FE3"/>
    <w:rPr>
      <w:i/>
      <w:iCs/>
      <w:color w:val="E63D00" w:themeColor="accent1" w:themeShade="BF"/>
    </w:rPr>
  </w:style>
  <w:style w:type="character" w:styleId="Referenciaintensa">
    <w:name w:val="Intense Reference"/>
    <w:basedOn w:val="Fuentedeprrafopredeter"/>
    <w:uiPriority w:val="32"/>
    <w:qFormat/>
    <w:rsid w:val="00F94FE3"/>
    <w:rPr>
      <w:b/>
      <w:bCs/>
      <w:smallCaps/>
      <w:color w:val="E63D00" w:themeColor="accent1" w:themeShade="BF"/>
      <w:spacing w:val="5"/>
    </w:rPr>
  </w:style>
  <w:style w:type="character" w:styleId="Hipervnculo">
    <w:name w:val="Hyperlink"/>
    <w:basedOn w:val="Fuentedeprrafopredeter"/>
    <w:uiPriority w:val="99"/>
    <w:unhideWhenUsed/>
    <w:rsid w:val="00F94FE3"/>
    <w:rPr>
      <w:color w:val="0070C0" w:themeColor="hyperlink"/>
      <w:u w:val="single"/>
    </w:rPr>
  </w:style>
  <w:style w:type="character" w:styleId="Mencinsinresolver">
    <w:name w:val="Unresolved Mention"/>
    <w:basedOn w:val="Fuentedeprrafopredeter"/>
    <w:uiPriority w:val="99"/>
    <w:semiHidden/>
    <w:unhideWhenUsed/>
    <w:rsid w:val="0089537F"/>
    <w:rPr>
      <w:color w:val="605E5C"/>
      <w:shd w:val="clear" w:color="auto" w:fill="E1DFDD"/>
    </w:rPr>
  </w:style>
  <w:style w:type="paragraph" w:styleId="NormalWeb">
    <w:name w:val="Normal (Web)"/>
    <w:basedOn w:val="Normal"/>
    <w:uiPriority w:val="99"/>
    <w:semiHidden/>
    <w:unhideWhenUsed/>
    <w:rsid w:val="003A137C"/>
    <w:rPr>
      <w:rFonts w:ascii="Times New Roman" w:hAnsi="Times New Roman" w:cs="Times New Roman"/>
      <w:sz w:val="24"/>
      <w:szCs w:val="24"/>
    </w:rPr>
  </w:style>
  <w:style w:type="character" w:styleId="Textodelmarcadordeposicin">
    <w:name w:val="Placeholder Text"/>
    <w:basedOn w:val="Fuentedeprrafopredeter"/>
    <w:uiPriority w:val="99"/>
    <w:semiHidden/>
    <w:rsid w:val="0035658E"/>
    <w:rPr>
      <w:color w:val="666666"/>
    </w:rPr>
  </w:style>
  <w:style w:type="paragraph" w:styleId="Encabezado">
    <w:name w:val="header"/>
    <w:basedOn w:val="Normal"/>
    <w:link w:val="EncabezadoCar"/>
    <w:uiPriority w:val="99"/>
    <w:unhideWhenUsed/>
    <w:rsid w:val="004A6F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F61"/>
  </w:style>
  <w:style w:type="paragraph" w:styleId="Piedepgina">
    <w:name w:val="footer"/>
    <w:basedOn w:val="Normal"/>
    <w:link w:val="PiedepginaCar"/>
    <w:uiPriority w:val="99"/>
    <w:unhideWhenUsed/>
    <w:rsid w:val="004A6F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F61"/>
  </w:style>
  <w:style w:type="paragraph" w:styleId="TtuloTDC">
    <w:name w:val="TOC Heading"/>
    <w:basedOn w:val="Ttulo1"/>
    <w:next w:val="Normal"/>
    <w:uiPriority w:val="39"/>
    <w:unhideWhenUsed/>
    <w:qFormat/>
    <w:rsid w:val="007B3B99"/>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5803A2"/>
    <w:pPr>
      <w:tabs>
        <w:tab w:val="left" w:pos="480"/>
        <w:tab w:val="right" w:leader="dot" w:pos="8828"/>
      </w:tabs>
      <w:spacing w:after="100"/>
    </w:pPr>
  </w:style>
  <w:style w:type="paragraph" w:styleId="TDC2">
    <w:name w:val="toc 2"/>
    <w:basedOn w:val="Normal"/>
    <w:next w:val="Normal"/>
    <w:autoRedefine/>
    <w:uiPriority w:val="39"/>
    <w:unhideWhenUsed/>
    <w:rsid w:val="007B3B99"/>
    <w:pPr>
      <w:spacing w:after="100"/>
      <w:ind w:left="220"/>
    </w:pPr>
  </w:style>
  <w:style w:type="paragraph" w:styleId="Revisin">
    <w:name w:val="Revision"/>
    <w:hidden/>
    <w:uiPriority w:val="99"/>
    <w:semiHidden/>
    <w:rsid w:val="007A1212"/>
    <w:pPr>
      <w:spacing w:after="0" w:line="240" w:lineRule="auto"/>
    </w:pPr>
  </w:style>
  <w:style w:type="paragraph" w:styleId="TDC3">
    <w:name w:val="toc 3"/>
    <w:basedOn w:val="Normal"/>
    <w:next w:val="Normal"/>
    <w:autoRedefine/>
    <w:uiPriority w:val="39"/>
    <w:unhideWhenUsed/>
    <w:rsid w:val="0069322D"/>
    <w:pPr>
      <w:spacing w:after="100"/>
      <w:ind w:left="440"/>
    </w:pPr>
  </w:style>
  <w:style w:type="character" w:styleId="Refdecomentario">
    <w:name w:val="annotation reference"/>
    <w:basedOn w:val="Fuentedeprrafopredeter"/>
    <w:uiPriority w:val="99"/>
    <w:semiHidden/>
    <w:unhideWhenUsed/>
    <w:rsid w:val="009C1D54"/>
    <w:rPr>
      <w:sz w:val="16"/>
      <w:szCs w:val="16"/>
    </w:rPr>
  </w:style>
  <w:style w:type="paragraph" w:styleId="Textocomentario">
    <w:name w:val="annotation text"/>
    <w:basedOn w:val="Normal"/>
    <w:link w:val="TextocomentarioCar"/>
    <w:uiPriority w:val="99"/>
    <w:unhideWhenUsed/>
    <w:rsid w:val="009C1D54"/>
    <w:pPr>
      <w:spacing w:line="240" w:lineRule="auto"/>
    </w:pPr>
    <w:rPr>
      <w:sz w:val="20"/>
      <w:szCs w:val="20"/>
    </w:rPr>
  </w:style>
  <w:style w:type="character" w:customStyle="1" w:styleId="TextocomentarioCar">
    <w:name w:val="Texto comentario Car"/>
    <w:basedOn w:val="Fuentedeprrafopredeter"/>
    <w:link w:val="Textocomentario"/>
    <w:uiPriority w:val="99"/>
    <w:rsid w:val="009C1D54"/>
    <w:rPr>
      <w:sz w:val="20"/>
      <w:szCs w:val="20"/>
    </w:rPr>
  </w:style>
  <w:style w:type="paragraph" w:styleId="Asuntodelcomentario">
    <w:name w:val="annotation subject"/>
    <w:basedOn w:val="Textocomentario"/>
    <w:next w:val="Textocomentario"/>
    <w:link w:val="AsuntodelcomentarioCar"/>
    <w:uiPriority w:val="99"/>
    <w:semiHidden/>
    <w:unhideWhenUsed/>
    <w:rsid w:val="009C1D54"/>
    <w:rPr>
      <w:b/>
      <w:bCs/>
    </w:rPr>
  </w:style>
  <w:style w:type="character" w:customStyle="1" w:styleId="AsuntodelcomentarioCar">
    <w:name w:val="Asunto del comentario Car"/>
    <w:basedOn w:val="TextocomentarioCar"/>
    <w:link w:val="Asuntodelcomentario"/>
    <w:uiPriority w:val="99"/>
    <w:semiHidden/>
    <w:rsid w:val="009C1D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29745">
      <w:bodyDiv w:val="1"/>
      <w:marLeft w:val="0"/>
      <w:marRight w:val="0"/>
      <w:marTop w:val="0"/>
      <w:marBottom w:val="0"/>
      <w:divBdr>
        <w:top w:val="none" w:sz="0" w:space="0" w:color="auto"/>
        <w:left w:val="none" w:sz="0" w:space="0" w:color="auto"/>
        <w:bottom w:val="none" w:sz="0" w:space="0" w:color="auto"/>
        <w:right w:val="none" w:sz="0" w:space="0" w:color="auto"/>
      </w:divBdr>
    </w:div>
    <w:div w:id="554707419">
      <w:bodyDiv w:val="1"/>
      <w:marLeft w:val="0"/>
      <w:marRight w:val="0"/>
      <w:marTop w:val="0"/>
      <w:marBottom w:val="0"/>
      <w:divBdr>
        <w:top w:val="none" w:sz="0" w:space="0" w:color="auto"/>
        <w:left w:val="none" w:sz="0" w:space="0" w:color="auto"/>
        <w:bottom w:val="none" w:sz="0" w:space="0" w:color="auto"/>
        <w:right w:val="none" w:sz="0" w:space="0" w:color="auto"/>
      </w:divBdr>
    </w:div>
    <w:div w:id="715084438">
      <w:bodyDiv w:val="1"/>
      <w:marLeft w:val="0"/>
      <w:marRight w:val="0"/>
      <w:marTop w:val="0"/>
      <w:marBottom w:val="0"/>
      <w:divBdr>
        <w:top w:val="none" w:sz="0" w:space="0" w:color="auto"/>
        <w:left w:val="none" w:sz="0" w:space="0" w:color="auto"/>
        <w:bottom w:val="none" w:sz="0" w:space="0" w:color="auto"/>
        <w:right w:val="none" w:sz="0" w:space="0" w:color="auto"/>
      </w:divBdr>
    </w:div>
    <w:div w:id="770784497">
      <w:bodyDiv w:val="1"/>
      <w:marLeft w:val="0"/>
      <w:marRight w:val="0"/>
      <w:marTop w:val="0"/>
      <w:marBottom w:val="0"/>
      <w:divBdr>
        <w:top w:val="none" w:sz="0" w:space="0" w:color="auto"/>
        <w:left w:val="none" w:sz="0" w:space="0" w:color="auto"/>
        <w:bottom w:val="none" w:sz="0" w:space="0" w:color="auto"/>
        <w:right w:val="none" w:sz="0" w:space="0" w:color="auto"/>
      </w:divBdr>
    </w:div>
    <w:div w:id="788009789">
      <w:bodyDiv w:val="1"/>
      <w:marLeft w:val="0"/>
      <w:marRight w:val="0"/>
      <w:marTop w:val="0"/>
      <w:marBottom w:val="0"/>
      <w:divBdr>
        <w:top w:val="none" w:sz="0" w:space="0" w:color="auto"/>
        <w:left w:val="none" w:sz="0" w:space="0" w:color="auto"/>
        <w:bottom w:val="none" w:sz="0" w:space="0" w:color="auto"/>
        <w:right w:val="none" w:sz="0" w:space="0" w:color="auto"/>
      </w:divBdr>
      <w:divsChild>
        <w:div w:id="1873493641">
          <w:marLeft w:val="0"/>
          <w:marRight w:val="0"/>
          <w:marTop w:val="0"/>
          <w:marBottom w:val="0"/>
          <w:divBdr>
            <w:top w:val="none" w:sz="0" w:space="0" w:color="auto"/>
            <w:left w:val="none" w:sz="0" w:space="0" w:color="auto"/>
            <w:bottom w:val="none" w:sz="0" w:space="0" w:color="auto"/>
            <w:right w:val="none" w:sz="0" w:space="0" w:color="auto"/>
          </w:divBdr>
          <w:divsChild>
            <w:div w:id="1468859058">
              <w:marLeft w:val="0"/>
              <w:marRight w:val="0"/>
              <w:marTop w:val="0"/>
              <w:marBottom w:val="0"/>
              <w:divBdr>
                <w:top w:val="none" w:sz="0" w:space="0" w:color="auto"/>
                <w:left w:val="none" w:sz="0" w:space="0" w:color="auto"/>
                <w:bottom w:val="none" w:sz="0" w:space="0" w:color="auto"/>
                <w:right w:val="none" w:sz="0" w:space="0" w:color="auto"/>
              </w:divBdr>
              <w:divsChild>
                <w:div w:id="1008288915">
                  <w:marLeft w:val="0"/>
                  <w:marRight w:val="0"/>
                  <w:marTop w:val="0"/>
                  <w:marBottom w:val="0"/>
                  <w:divBdr>
                    <w:top w:val="none" w:sz="0" w:space="0" w:color="auto"/>
                    <w:left w:val="none" w:sz="0" w:space="0" w:color="auto"/>
                    <w:bottom w:val="none" w:sz="0" w:space="0" w:color="auto"/>
                    <w:right w:val="none" w:sz="0" w:space="0" w:color="auto"/>
                  </w:divBdr>
                  <w:divsChild>
                    <w:div w:id="542056672">
                      <w:marLeft w:val="0"/>
                      <w:marRight w:val="0"/>
                      <w:marTop w:val="0"/>
                      <w:marBottom w:val="0"/>
                      <w:divBdr>
                        <w:top w:val="none" w:sz="0" w:space="0" w:color="auto"/>
                        <w:left w:val="none" w:sz="0" w:space="0" w:color="auto"/>
                        <w:bottom w:val="none" w:sz="0" w:space="0" w:color="auto"/>
                        <w:right w:val="none" w:sz="0" w:space="0" w:color="auto"/>
                      </w:divBdr>
                      <w:divsChild>
                        <w:div w:id="60636275">
                          <w:marLeft w:val="0"/>
                          <w:marRight w:val="0"/>
                          <w:marTop w:val="0"/>
                          <w:marBottom w:val="0"/>
                          <w:divBdr>
                            <w:top w:val="none" w:sz="0" w:space="0" w:color="auto"/>
                            <w:left w:val="none" w:sz="0" w:space="0" w:color="auto"/>
                            <w:bottom w:val="none" w:sz="0" w:space="0" w:color="auto"/>
                            <w:right w:val="none" w:sz="0" w:space="0" w:color="auto"/>
                          </w:divBdr>
                          <w:divsChild>
                            <w:div w:id="936519349">
                              <w:marLeft w:val="0"/>
                              <w:marRight w:val="0"/>
                              <w:marTop w:val="0"/>
                              <w:marBottom w:val="0"/>
                              <w:divBdr>
                                <w:top w:val="none" w:sz="0" w:space="0" w:color="auto"/>
                                <w:left w:val="none" w:sz="0" w:space="0" w:color="auto"/>
                                <w:bottom w:val="none" w:sz="0" w:space="0" w:color="auto"/>
                                <w:right w:val="none" w:sz="0" w:space="0" w:color="auto"/>
                              </w:divBdr>
                              <w:divsChild>
                                <w:div w:id="206142471">
                                  <w:marLeft w:val="0"/>
                                  <w:marRight w:val="0"/>
                                  <w:marTop w:val="0"/>
                                  <w:marBottom w:val="0"/>
                                  <w:divBdr>
                                    <w:top w:val="none" w:sz="0" w:space="0" w:color="auto"/>
                                    <w:left w:val="none" w:sz="0" w:space="0" w:color="auto"/>
                                    <w:bottom w:val="none" w:sz="0" w:space="0" w:color="auto"/>
                                    <w:right w:val="none" w:sz="0" w:space="0" w:color="auto"/>
                                  </w:divBdr>
                                  <w:divsChild>
                                    <w:div w:id="1590846427">
                                      <w:marLeft w:val="0"/>
                                      <w:marRight w:val="0"/>
                                      <w:marTop w:val="0"/>
                                      <w:marBottom w:val="0"/>
                                      <w:divBdr>
                                        <w:top w:val="none" w:sz="0" w:space="0" w:color="auto"/>
                                        <w:left w:val="none" w:sz="0" w:space="0" w:color="auto"/>
                                        <w:bottom w:val="none" w:sz="0" w:space="0" w:color="auto"/>
                                        <w:right w:val="none" w:sz="0" w:space="0" w:color="auto"/>
                                      </w:divBdr>
                                    </w:div>
                                    <w:div w:id="2139496125">
                                      <w:marLeft w:val="0"/>
                                      <w:marRight w:val="0"/>
                                      <w:marTop w:val="0"/>
                                      <w:marBottom w:val="0"/>
                                      <w:divBdr>
                                        <w:top w:val="none" w:sz="0" w:space="0" w:color="auto"/>
                                        <w:left w:val="none" w:sz="0" w:space="0" w:color="auto"/>
                                        <w:bottom w:val="none" w:sz="0" w:space="0" w:color="auto"/>
                                        <w:right w:val="none" w:sz="0" w:space="0" w:color="auto"/>
                                      </w:divBdr>
                                      <w:divsChild>
                                        <w:div w:id="452209283">
                                          <w:marLeft w:val="0"/>
                                          <w:marRight w:val="0"/>
                                          <w:marTop w:val="0"/>
                                          <w:marBottom w:val="0"/>
                                          <w:divBdr>
                                            <w:top w:val="none" w:sz="0" w:space="0" w:color="auto"/>
                                            <w:left w:val="none" w:sz="0" w:space="0" w:color="auto"/>
                                            <w:bottom w:val="none" w:sz="0" w:space="0" w:color="auto"/>
                                            <w:right w:val="none" w:sz="0" w:space="0" w:color="auto"/>
                                          </w:divBdr>
                                          <w:divsChild>
                                            <w:div w:id="15308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972268">
      <w:bodyDiv w:val="1"/>
      <w:marLeft w:val="0"/>
      <w:marRight w:val="0"/>
      <w:marTop w:val="0"/>
      <w:marBottom w:val="0"/>
      <w:divBdr>
        <w:top w:val="none" w:sz="0" w:space="0" w:color="auto"/>
        <w:left w:val="none" w:sz="0" w:space="0" w:color="auto"/>
        <w:bottom w:val="none" w:sz="0" w:space="0" w:color="auto"/>
        <w:right w:val="none" w:sz="0" w:space="0" w:color="auto"/>
      </w:divBdr>
    </w:div>
    <w:div w:id="813722755">
      <w:bodyDiv w:val="1"/>
      <w:marLeft w:val="0"/>
      <w:marRight w:val="0"/>
      <w:marTop w:val="0"/>
      <w:marBottom w:val="0"/>
      <w:divBdr>
        <w:top w:val="none" w:sz="0" w:space="0" w:color="auto"/>
        <w:left w:val="none" w:sz="0" w:space="0" w:color="auto"/>
        <w:bottom w:val="none" w:sz="0" w:space="0" w:color="auto"/>
        <w:right w:val="none" w:sz="0" w:space="0" w:color="auto"/>
      </w:divBdr>
    </w:div>
    <w:div w:id="1056202626">
      <w:bodyDiv w:val="1"/>
      <w:marLeft w:val="0"/>
      <w:marRight w:val="0"/>
      <w:marTop w:val="0"/>
      <w:marBottom w:val="0"/>
      <w:divBdr>
        <w:top w:val="none" w:sz="0" w:space="0" w:color="auto"/>
        <w:left w:val="none" w:sz="0" w:space="0" w:color="auto"/>
        <w:bottom w:val="none" w:sz="0" w:space="0" w:color="auto"/>
        <w:right w:val="none" w:sz="0" w:space="0" w:color="auto"/>
      </w:divBdr>
      <w:divsChild>
        <w:div w:id="1854684913">
          <w:marLeft w:val="0"/>
          <w:marRight w:val="0"/>
          <w:marTop w:val="0"/>
          <w:marBottom w:val="0"/>
          <w:divBdr>
            <w:top w:val="none" w:sz="0" w:space="0" w:color="auto"/>
            <w:left w:val="none" w:sz="0" w:space="0" w:color="auto"/>
            <w:bottom w:val="none" w:sz="0" w:space="0" w:color="auto"/>
            <w:right w:val="none" w:sz="0" w:space="0" w:color="auto"/>
          </w:divBdr>
          <w:divsChild>
            <w:div w:id="120199192">
              <w:marLeft w:val="0"/>
              <w:marRight w:val="0"/>
              <w:marTop w:val="0"/>
              <w:marBottom w:val="0"/>
              <w:divBdr>
                <w:top w:val="none" w:sz="0" w:space="0" w:color="auto"/>
                <w:left w:val="none" w:sz="0" w:space="0" w:color="auto"/>
                <w:bottom w:val="none" w:sz="0" w:space="0" w:color="auto"/>
                <w:right w:val="none" w:sz="0" w:space="0" w:color="auto"/>
              </w:divBdr>
              <w:divsChild>
                <w:div w:id="350499020">
                  <w:marLeft w:val="0"/>
                  <w:marRight w:val="0"/>
                  <w:marTop w:val="0"/>
                  <w:marBottom w:val="0"/>
                  <w:divBdr>
                    <w:top w:val="none" w:sz="0" w:space="0" w:color="auto"/>
                    <w:left w:val="none" w:sz="0" w:space="0" w:color="auto"/>
                    <w:bottom w:val="none" w:sz="0" w:space="0" w:color="auto"/>
                    <w:right w:val="none" w:sz="0" w:space="0" w:color="auto"/>
                  </w:divBdr>
                  <w:divsChild>
                    <w:div w:id="897320407">
                      <w:marLeft w:val="0"/>
                      <w:marRight w:val="0"/>
                      <w:marTop w:val="0"/>
                      <w:marBottom w:val="0"/>
                      <w:divBdr>
                        <w:top w:val="none" w:sz="0" w:space="0" w:color="auto"/>
                        <w:left w:val="none" w:sz="0" w:space="0" w:color="auto"/>
                        <w:bottom w:val="none" w:sz="0" w:space="0" w:color="auto"/>
                        <w:right w:val="none" w:sz="0" w:space="0" w:color="auto"/>
                      </w:divBdr>
                      <w:divsChild>
                        <w:div w:id="747310155">
                          <w:marLeft w:val="0"/>
                          <w:marRight w:val="0"/>
                          <w:marTop w:val="0"/>
                          <w:marBottom w:val="0"/>
                          <w:divBdr>
                            <w:top w:val="none" w:sz="0" w:space="0" w:color="auto"/>
                            <w:left w:val="none" w:sz="0" w:space="0" w:color="auto"/>
                            <w:bottom w:val="none" w:sz="0" w:space="0" w:color="auto"/>
                            <w:right w:val="none" w:sz="0" w:space="0" w:color="auto"/>
                          </w:divBdr>
                          <w:divsChild>
                            <w:div w:id="1775051793">
                              <w:marLeft w:val="0"/>
                              <w:marRight w:val="0"/>
                              <w:marTop w:val="0"/>
                              <w:marBottom w:val="0"/>
                              <w:divBdr>
                                <w:top w:val="none" w:sz="0" w:space="0" w:color="auto"/>
                                <w:left w:val="none" w:sz="0" w:space="0" w:color="auto"/>
                                <w:bottom w:val="none" w:sz="0" w:space="0" w:color="auto"/>
                                <w:right w:val="none" w:sz="0" w:space="0" w:color="auto"/>
                              </w:divBdr>
                              <w:divsChild>
                                <w:div w:id="1150248740">
                                  <w:marLeft w:val="0"/>
                                  <w:marRight w:val="0"/>
                                  <w:marTop w:val="0"/>
                                  <w:marBottom w:val="0"/>
                                  <w:divBdr>
                                    <w:top w:val="none" w:sz="0" w:space="0" w:color="auto"/>
                                    <w:left w:val="none" w:sz="0" w:space="0" w:color="auto"/>
                                    <w:bottom w:val="none" w:sz="0" w:space="0" w:color="auto"/>
                                    <w:right w:val="none" w:sz="0" w:space="0" w:color="auto"/>
                                  </w:divBdr>
                                  <w:divsChild>
                                    <w:div w:id="55709183">
                                      <w:marLeft w:val="0"/>
                                      <w:marRight w:val="0"/>
                                      <w:marTop w:val="0"/>
                                      <w:marBottom w:val="0"/>
                                      <w:divBdr>
                                        <w:top w:val="none" w:sz="0" w:space="0" w:color="auto"/>
                                        <w:left w:val="none" w:sz="0" w:space="0" w:color="auto"/>
                                        <w:bottom w:val="none" w:sz="0" w:space="0" w:color="auto"/>
                                        <w:right w:val="none" w:sz="0" w:space="0" w:color="auto"/>
                                      </w:divBdr>
                                    </w:div>
                                    <w:div w:id="797183121">
                                      <w:marLeft w:val="0"/>
                                      <w:marRight w:val="0"/>
                                      <w:marTop w:val="0"/>
                                      <w:marBottom w:val="0"/>
                                      <w:divBdr>
                                        <w:top w:val="none" w:sz="0" w:space="0" w:color="auto"/>
                                        <w:left w:val="none" w:sz="0" w:space="0" w:color="auto"/>
                                        <w:bottom w:val="none" w:sz="0" w:space="0" w:color="auto"/>
                                        <w:right w:val="none" w:sz="0" w:space="0" w:color="auto"/>
                                      </w:divBdr>
                                      <w:divsChild>
                                        <w:div w:id="1401055848">
                                          <w:marLeft w:val="0"/>
                                          <w:marRight w:val="0"/>
                                          <w:marTop w:val="0"/>
                                          <w:marBottom w:val="0"/>
                                          <w:divBdr>
                                            <w:top w:val="none" w:sz="0" w:space="0" w:color="auto"/>
                                            <w:left w:val="none" w:sz="0" w:space="0" w:color="auto"/>
                                            <w:bottom w:val="none" w:sz="0" w:space="0" w:color="auto"/>
                                            <w:right w:val="none" w:sz="0" w:space="0" w:color="auto"/>
                                          </w:divBdr>
                                          <w:divsChild>
                                            <w:div w:id="653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808914">
      <w:bodyDiv w:val="1"/>
      <w:marLeft w:val="0"/>
      <w:marRight w:val="0"/>
      <w:marTop w:val="0"/>
      <w:marBottom w:val="0"/>
      <w:divBdr>
        <w:top w:val="none" w:sz="0" w:space="0" w:color="auto"/>
        <w:left w:val="none" w:sz="0" w:space="0" w:color="auto"/>
        <w:bottom w:val="none" w:sz="0" w:space="0" w:color="auto"/>
        <w:right w:val="none" w:sz="0" w:space="0" w:color="auto"/>
      </w:divBdr>
    </w:div>
    <w:div w:id="1168784737">
      <w:bodyDiv w:val="1"/>
      <w:marLeft w:val="0"/>
      <w:marRight w:val="0"/>
      <w:marTop w:val="0"/>
      <w:marBottom w:val="0"/>
      <w:divBdr>
        <w:top w:val="none" w:sz="0" w:space="0" w:color="auto"/>
        <w:left w:val="none" w:sz="0" w:space="0" w:color="auto"/>
        <w:bottom w:val="none" w:sz="0" w:space="0" w:color="auto"/>
        <w:right w:val="none" w:sz="0" w:space="0" w:color="auto"/>
      </w:divBdr>
    </w:div>
    <w:div w:id="1370380248">
      <w:bodyDiv w:val="1"/>
      <w:marLeft w:val="0"/>
      <w:marRight w:val="0"/>
      <w:marTop w:val="0"/>
      <w:marBottom w:val="0"/>
      <w:divBdr>
        <w:top w:val="none" w:sz="0" w:space="0" w:color="auto"/>
        <w:left w:val="none" w:sz="0" w:space="0" w:color="auto"/>
        <w:bottom w:val="none" w:sz="0" w:space="0" w:color="auto"/>
        <w:right w:val="none" w:sz="0" w:space="0" w:color="auto"/>
      </w:divBdr>
    </w:div>
    <w:div w:id="1565752079">
      <w:bodyDiv w:val="1"/>
      <w:marLeft w:val="0"/>
      <w:marRight w:val="0"/>
      <w:marTop w:val="0"/>
      <w:marBottom w:val="0"/>
      <w:divBdr>
        <w:top w:val="none" w:sz="0" w:space="0" w:color="auto"/>
        <w:left w:val="none" w:sz="0" w:space="0" w:color="auto"/>
        <w:bottom w:val="none" w:sz="0" w:space="0" w:color="auto"/>
        <w:right w:val="none" w:sz="0" w:space="0" w:color="auto"/>
      </w:divBdr>
    </w:div>
    <w:div w:id="1613903383">
      <w:bodyDiv w:val="1"/>
      <w:marLeft w:val="0"/>
      <w:marRight w:val="0"/>
      <w:marTop w:val="0"/>
      <w:marBottom w:val="0"/>
      <w:divBdr>
        <w:top w:val="none" w:sz="0" w:space="0" w:color="auto"/>
        <w:left w:val="none" w:sz="0" w:space="0" w:color="auto"/>
        <w:bottom w:val="none" w:sz="0" w:space="0" w:color="auto"/>
        <w:right w:val="none" w:sz="0" w:space="0" w:color="auto"/>
      </w:divBdr>
    </w:div>
    <w:div w:id="1635789326">
      <w:bodyDiv w:val="1"/>
      <w:marLeft w:val="0"/>
      <w:marRight w:val="0"/>
      <w:marTop w:val="0"/>
      <w:marBottom w:val="0"/>
      <w:divBdr>
        <w:top w:val="none" w:sz="0" w:space="0" w:color="auto"/>
        <w:left w:val="none" w:sz="0" w:space="0" w:color="auto"/>
        <w:bottom w:val="none" w:sz="0" w:space="0" w:color="auto"/>
        <w:right w:val="none" w:sz="0" w:space="0" w:color="auto"/>
      </w:divBdr>
      <w:divsChild>
        <w:div w:id="682709887">
          <w:marLeft w:val="0"/>
          <w:marRight w:val="0"/>
          <w:marTop w:val="0"/>
          <w:marBottom w:val="0"/>
          <w:divBdr>
            <w:top w:val="none" w:sz="0" w:space="0" w:color="auto"/>
            <w:left w:val="none" w:sz="0" w:space="0" w:color="auto"/>
            <w:bottom w:val="none" w:sz="0" w:space="0" w:color="auto"/>
            <w:right w:val="none" w:sz="0" w:space="0" w:color="auto"/>
          </w:divBdr>
          <w:divsChild>
            <w:div w:id="1707172365">
              <w:marLeft w:val="0"/>
              <w:marRight w:val="0"/>
              <w:marTop w:val="0"/>
              <w:marBottom w:val="0"/>
              <w:divBdr>
                <w:top w:val="none" w:sz="0" w:space="0" w:color="auto"/>
                <w:left w:val="none" w:sz="0" w:space="0" w:color="auto"/>
                <w:bottom w:val="none" w:sz="0" w:space="0" w:color="auto"/>
                <w:right w:val="none" w:sz="0" w:space="0" w:color="auto"/>
              </w:divBdr>
              <w:divsChild>
                <w:div w:id="1084188181">
                  <w:marLeft w:val="0"/>
                  <w:marRight w:val="0"/>
                  <w:marTop w:val="0"/>
                  <w:marBottom w:val="0"/>
                  <w:divBdr>
                    <w:top w:val="none" w:sz="0" w:space="0" w:color="auto"/>
                    <w:left w:val="none" w:sz="0" w:space="0" w:color="auto"/>
                    <w:bottom w:val="none" w:sz="0" w:space="0" w:color="auto"/>
                    <w:right w:val="none" w:sz="0" w:space="0" w:color="auto"/>
                  </w:divBdr>
                  <w:divsChild>
                    <w:div w:id="362633507">
                      <w:marLeft w:val="0"/>
                      <w:marRight w:val="0"/>
                      <w:marTop w:val="0"/>
                      <w:marBottom w:val="0"/>
                      <w:divBdr>
                        <w:top w:val="none" w:sz="0" w:space="0" w:color="auto"/>
                        <w:left w:val="none" w:sz="0" w:space="0" w:color="auto"/>
                        <w:bottom w:val="none" w:sz="0" w:space="0" w:color="auto"/>
                        <w:right w:val="none" w:sz="0" w:space="0" w:color="auto"/>
                      </w:divBdr>
                      <w:divsChild>
                        <w:div w:id="1360735639">
                          <w:marLeft w:val="0"/>
                          <w:marRight w:val="0"/>
                          <w:marTop w:val="0"/>
                          <w:marBottom w:val="0"/>
                          <w:divBdr>
                            <w:top w:val="none" w:sz="0" w:space="0" w:color="auto"/>
                            <w:left w:val="none" w:sz="0" w:space="0" w:color="auto"/>
                            <w:bottom w:val="none" w:sz="0" w:space="0" w:color="auto"/>
                            <w:right w:val="none" w:sz="0" w:space="0" w:color="auto"/>
                          </w:divBdr>
                          <w:divsChild>
                            <w:div w:id="2498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3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glossaryDocument" Target="glossary/document.xml"/><Relationship Id="rId16" Type="http://schemas.openxmlformats.org/officeDocument/2006/relationships/image" Target="media/image3.png"/><Relationship Id="rId11"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mailto:support@tausand.com"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hyperlink" Target="mailto:support@tausand.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github.com/Tausand-dev/TempicoSoftware"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www.tausand.com" TargetMode="External"/><Relationship Id="rId85"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ausand.com/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omments" Target="comment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www.tausand.com/downloads"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tausand.com" TargetMode="Externa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9D78C076F1E4944AC9ABDFE5C2F9546"/>
        <w:category>
          <w:name w:val="General"/>
          <w:gallery w:val="placeholder"/>
        </w:category>
        <w:types>
          <w:type w:val="bbPlcHdr"/>
        </w:types>
        <w:behaviors>
          <w:behavior w:val="content"/>
        </w:behaviors>
        <w:guid w:val="{20B159FC-A836-4B39-B1FD-8E8844D08D85}"/>
      </w:docPartPr>
      <w:docPartBody>
        <w:p w:rsidR="00B50367" w:rsidRDefault="00854A65" w:rsidP="00854A65">
          <w:pPr>
            <w:pStyle w:val="C9D78C076F1E4944AC9ABDFE5C2F9546"/>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65"/>
    <w:rsid w:val="00125951"/>
    <w:rsid w:val="00137F8B"/>
    <w:rsid w:val="0019347C"/>
    <w:rsid w:val="001C11CA"/>
    <w:rsid w:val="0054518E"/>
    <w:rsid w:val="00736035"/>
    <w:rsid w:val="00854A65"/>
    <w:rsid w:val="008B5F26"/>
    <w:rsid w:val="009D54AA"/>
    <w:rsid w:val="00A522CA"/>
    <w:rsid w:val="00AB1AE9"/>
    <w:rsid w:val="00AE4F9C"/>
    <w:rsid w:val="00B009D4"/>
    <w:rsid w:val="00B22349"/>
    <w:rsid w:val="00B50367"/>
    <w:rsid w:val="00CE2C9F"/>
    <w:rsid w:val="00DC5912"/>
    <w:rsid w:val="00E4131F"/>
    <w:rsid w:val="00FB2B37"/>
    <w:rsid w:val="00FD04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D78C076F1E4944AC9ABDFE5C2F9546">
    <w:name w:val="C9D78C076F1E4944AC9ABDFE5C2F9546"/>
    <w:rsid w:val="00854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Personalizado Tausand">
      <a:dk1>
        <a:sysClr val="windowText" lastClr="000000"/>
      </a:dk1>
      <a:lt1>
        <a:sysClr val="window" lastClr="FFFFFF"/>
      </a:lt1>
      <a:dk2>
        <a:srgbClr val="505046"/>
      </a:dk2>
      <a:lt2>
        <a:srgbClr val="EEECE1"/>
      </a:lt2>
      <a:accent1>
        <a:srgbClr val="FF6B35"/>
      </a:accent1>
      <a:accent2>
        <a:srgbClr val="FFBD47"/>
      </a:accent2>
      <a:accent3>
        <a:srgbClr val="B64926"/>
      </a:accent3>
      <a:accent4>
        <a:srgbClr val="FF8427"/>
      </a:accent4>
      <a:accent5>
        <a:srgbClr val="CC9900"/>
      </a:accent5>
      <a:accent6>
        <a:srgbClr val="B22600"/>
      </a:accent6>
      <a:hlink>
        <a:srgbClr val="0070C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ED39-D141-4857-A00F-6C2A5AA3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27</Pages>
  <Words>3887</Words>
  <Characters>21380</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Tempico software user’s manual</vt:lpstr>
    </vt:vector>
  </TitlesOfParts>
  <Company/>
  <LinksUpToDate>false</LinksUpToDate>
  <CharactersWithSpaces>25217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Tempico software user’s manual</dc:title>
  <dc:subject/>
  <dc:creator>Joan Sebastian Amaya Bohorquez</dc:creator>
  <cp:keywords/>
  <dc:description/>
  <cp:lastModifiedBy>Joan Sebastian Amaya Bohorquez</cp:lastModifiedBy>
  <cp:revision>78</cp:revision>
  <dcterms:created xsi:type="dcterms:W3CDTF">2025-01-06T17:44:00Z</dcterms:created>
  <dcterms:modified xsi:type="dcterms:W3CDTF">2025-02-11T10:19:00Z</dcterms:modified>
</cp:coreProperties>
</file>